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3E4C2F" w14:textId="53A50261" w:rsidR="00213EF5" w:rsidRPr="00447403" w:rsidRDefault="008F4AC8">
      <w:pPr>
        <w:rPr>
          <w:rFonts w:ascii="Times New Roman" w:hAnsi="Times New Roman" w:cs="Times New Roman"/>
          <w:b/>
          <w:bCs/>
        </w:rPr>
      </w:pPr>
      <w:r w:rsidRPr="00447403">
        <w:rPr>
          <w:rFonts w:ascii="Times New Roman" w:hAnsi="Times New Roman" w:cs="Times New Roman"/>
          <w:b/>
          <w:bCs/>
        </w:rPr>
        <w:t>The reappearance</w:t>
      </w:r>
      <w:r w:rsidR="00EB368F" w:rsidRPr="00447403">
        <w:rPr>
          <w:rFonts w:ascii="Times New Roman" w:hAnsi="Times New Roman" w:cs="Times New Roman"/>
          <w:b/>
          <w:bCs/>
        </w:rPr>
        <w:t xml:space="preserve"> of </w:t>
      </w:r>
      <w:r w:rsidR="005F6BAF" w:rsidRPr="00447403">
        <w:rPr>
          <w:rFonts w:ascii="Times New Roman" w:hAnsi="Times New Roman" w:cs="Times New Roman"/>
          <w:b/>
          <w:bCs/>
        </w:rPr>
        <w:t xml:space="preserve">Chikungunya virus </w:t>
      </w:r>
      <w:r w:rsidR="00EA3076" w:rsidRPr="00447403">
        <w:rPr>
          <w:rFonts w:ascii="Times New Roman" w:hAnsi="Times New Roman" w:cs="Times New Roman"/>
          <w:b/>
          <w:bCs/>
        </w:rPr>
        <w:t xml:space="preserve">in Bangladesh, 2024 </w:t>
      </w:r>
    </w:p>
    <w:p w14:paraId="1C33C4F9" w14:textId="77777777" w:rsidR="00F059DF" w:rsidRPr="00447403" w:rsidRDefault="00F059DF">
      <w:pPr>
        <w:rPr>
          <w:rFonts w:ascii="Times New Roman" w:hAnsi="Times New Roman" w:cs="Times New Roman"/>
          <w:b/>
          <w:bCs/>
        </w:rPr>
      </w:pPr>
    </w:p>
    <w:p w14:paraId="00B3A2AC" w14:textId="7101987B" w:rsidR="00F059DF" w:rsidRPr="00447403" w:rsidRDefault="00F059DF">
      <w:pPr>
        <w:rPr>
          <w:rFonts w:ascii="Times New Roman" w:hAnsi="Times New Roman" w:cs="Times New Roman"/>
        </w:rPr>
      </w:pPr>
      <w:r w:rsidRPr="00447403">
        <w:rPr>
          <w:rFonts w:ascii="Times New Roman" w:hAnsi="Times New Roman" w:cs="Times New Roman"/>
          <w:b/>
          <w:bCs/>
        </w:rPr>
        <w:t xml:space="preserve">Abstract: </w:t>
      </w:r>
    </w:p>
    <w:p w14:paraId="6BF96BBB" w14:textId="01FBDAB1" w:rsidR="00F059DF" w:rsidRPr="00447403" w:rsidRDefault="00F4067B" w:rsidP="00235668">
      <w:pPr>
        <w:spacing w:line="360" w:lineRule="auto"/>
        <w:rPr>
          <w:rFonts w:ascii="Times New Roman" w:hAnsi="Times New Roman" w:cs="Times New Roman"/>
        </w:rPr>
      </w:pPr>
      <w:r w:rsidRPr="00447403">
        <w:rPr>
          <w:rFonts w:ascii="Times New Roman" w:hAnsi="Times New Roman" w:cs="Times New Roman"/>
        </w:rPr>
        <w:t xml:space="preserve"> </w:t>
      </w:r>
      <w:r w:rsidR="00DA5905" w:rsidRPr="00447403">
        <w:rPr>
          <w:rFonts w:ascii="Times New Roman" w:hAnsi="Times New Roman" w:cs="Times New Roman"/>
        </w:rPr>
        <w:t xml:space="preserve"> </w:t>
      </w:r>
    </w:p>
    <w:p w14:paraId="1B8A6423" w14:textId="605AB45A" w:rsidR="004F2F87" w:rsidRPr="00447403" w:rsidRDefault="006457F4" w:rsidP="00235668">
      <w:pPr>
        <w:spacing w:line="360" w:lineRule="auto"/>
        <w:rPr>
          <w:rFonts w:ascii="Times New Roman" w:hAnsi="Times New Roman" w:cs="Times New Roman"/>
        </w:rPr>
      </w:pPr>
      <w:r w:rsidRPr="00447403">
        <w:rPr>
          <w:rFonts w:ascii="Times New Roman" w:hAnsi="Times New Roman" w:cs="Times New Roman"/>
        </w:rPr>
        <w:t xml:space="preserve">The world is currently witnessing the largest recorded arbovirus outbreak in history, with Bangladesh being one of the </w:t>
      </w:r>
      <w:r w:rsidR="00C51800" w:rsidRPr="00447403">
        <w:rPr>
          <w:rFonts w:ascii="Times New Roman" w:hAnsi="Times New Roman" w:cs="Times New Roman"/>
        </w:rPr>
        <w:t>country’s</w:t>
      </w:r>
      <w:r w:rsidRPr="00447403">
        <w:rPr>
          <w:rFonts w:ascii="Times New Roman" w:hAnsi="Times New Roman" w:cs="Times New Roman"/>
        </w:rPr>
        <w:t xml:space="preserve"> most severely affected by the dengue epidemic. </w:t>
      </w:r>
      <w:r w:rsidR="004F2F87" w:rsidRPr="00447403">
        <w:rPr>
          <w:rFonts w:ascii="Times New Roman" w:hAnsi="Times New Roman" w:cs="Times New Roman"/>
        </w:rPr>
        <w:t>In Bangladesh, the Chikungunya virus (CHIKV) caused a significant outbreak in 2017 but subsequently nearly disappeared from the country. This study reports an outbreak of CHIKV in Dhaka and its surrounding areas, detailing the clinical characteristics of the virus and the disease it causes.</w:t>
      </w:r>
    </w:p>
    <w:p w14:paraId="273040CC" w14:textId="36491DC5" w:rsidR="004F2F87" w:rsidRPr="00447403" w:rsidRDefault="004F2F87" w:rsidP="00235668">
      <w:pPr>
        <w:spacing w:line="360" w:lineRule="auto"/>
        <w:rPr>
          <w:rFonts w:ascii="Times New Roman" w:hAnsi="Times New Roman" w:cs="Times New Roman"/>
        </w:rPr>
      </w:pPr>
      <w:r w:rsidRPr="00447403">
        <w:rPr>
          <w:rFonts w:ascii="Times New Roman" w:hAnsi="Times New Roman" w:cs="Times New Roman"/>
        </w:rPr>
        <w:t>The Institute of Epidemiology, Disease Control and Research (IEDCR) enrolled patients through event-based surveillance between 1</w:t>
      </w:r>
      <w:r w:rsidR="00C51800">
        <w:rPr>
          <w:rFonts w:ascii="Times New Roman" w:hAnsi="Times New Roman" w:cs="Times New Roman"/>
        </w:rPr>
        <w:t>9</w:t>
      </w:r>
      <w:r w:rsidRPr="00447403">
        <w:rPr>
          <w:rFonts w:ascii="Times New Roman" w:hAnsi="Times New Roman" w:cs="Times New Roman"/>
        </w:rPr>
        <w:t xml:space="preserve"> October and 31 December 2024. Following enrolment, patients were contacted via telephone for follow-up between 21 and 28 days to record updates on their condition.</w:t>
      </w:r>
    </w:p>
    <w:p w14:paraId="0132A0CA" w14:textId="2F00A6CA" w:rsidR="004F2F87" w:rsidRPr="00447403" w:rsidRDefault="004F2F87" w:rsidP="00235668">
      <w:pPr>
        <w:spacing w:line="360" w:lineRule="auto"/>
        <w:rPr>
          <w:rFonts w:ascii="Times New Roman" w:hAnsi="Times New Roman" w:cs="Times New Roman"/>
        </w:rPr>
      </w:pPr>
      <w:r w:rsidRPr="00447403">
        <w:rPr>
          <w:rFonts w:ascii="Times New Roman" w:hAnsi="Times New Roman" w:cs="Times New Roman"/>
        </w:rPr>
        <w:t>A total of 138 confirmed CHIKV patients were identified</w:t>
      </w:r>
      <w:r w:rsidR="00DE005E" w:rsidRPr="00447403">
        <w:rPr>
          <w:rFonts w:ascii="Times New Roman" w:hAnsi="Times New Roman" w:cs="Times New Roman"/>
        </w:rPr>
        <w:t xml:space="preserve"> through RT-PCR</w:t>
      </w:r>
      <w:r w:rsidR="00B34ADE">
        <w:rPr>
          <w:rFonts w:ascii="Times New Roman" w:hAnsi="Times New Roman" w:cs="Times New Roman"/>
        </w:rPr>
        <w:t xml:space="preserve">, </w:t>
      </w:r>
      <w:r w:rsidR="003526C2">
        <w:rPr>
          <w:rFonts w:ascii="Times New Roman" w:hAnsi="Times New Roman" w:cs="Times New Roman"/>
        </w:rPr>
        <w:t xml:space="preserve">and </w:t>
      </w:r>
      <w:ins w:id="0" w:author="Mohammad Nayeem Hasan" w:date="2025-01-20T00:08:00Z" w16du:dateUtc="2025-01-19T18:08:00Z">
        <w:r w:rsidR="00E952E3">
          <w:rPr>
            <w:rFonts w:ascii="Times New Roman" w:hAnsi="Times New Roman" w:cs="Times New Roman"/>
          </w:rPr>
          <w:t>two patients</w:t>
        </w:r>
      </w:ins>
      <w:del w:id="1" w:author="Mohammad Nayeem Hasan" w:date="2025-01-20T00:08:00Z" w16du:dateUtc="2025-01-19T18:08:00Z">
        <w:r w:rsidR="00B34ADE" w:rsidDel="00E952E3">
          <w:rPr>
            <w:rFonts w:ascii="Times New Roman" w:hAnsi="Times New Roman" w:cs="Times New Roman"/>
          </w:rPr>
          <w:delText>none</w:delText>
        </w:r>
      </w:del>
      <w:r w:rsidR="00B34ADE">
        <w:rPr>
          <w:rFonts w:ascii="Times New Roman" w:hAnsi="Times New Roman" w:cs="Times New Roman"/>
        </w:rPr>
        <w:t xml:space="preserve"> travel</w:t>
      </w:r>
      <w:r w:rsidR="003526C2">
        <w:rPr>
          <w:rFonts w:ascii="Times New Roman" w:hAnsi="Times New Roman" w:cs="Times New Roman"/>
        </w:rPr>
        <w:t>led internationally</w:t>
      </w:r>
      <w:r w:rsidRPr="00447403">
        <w:rPr>
          <w:rFonts w:ascii="Times New Roman" w:hAnsi="Times New Roman" w:cs="Times New Roman"/>
        </w:rPr>
        <w:t>. The majority were male (</w:t>
      </w:r>
      <w:ins w:id="2" w:author="Mohammad Nayeem Hasan" w:date="2025-01-20T00:08:00Z" w16du:dateUtc="2025-01-19T18:08:00Z">
        <w:r w:rsidR="00E952E3">
          <w:rPr>
            <w:rFonts w:ascii="Times New Roman" w:hAnsi="Times New Roman" w:cs="Times New Roman"/>
          </w:rPr>
          <w:t>64.</w:t>
        </w:r>
      </w:ins>
      <w:ins w:id="3" w:author="Mohammad Nayeem Hasan" w:date="2025-01-20T11:51:00Z" w16du:dateUtc="2025-01-20T05:51:00Z">
        <w:r w:rsidR="0012425B">
          <w:rPr>
            <w:rFonts w:ascii="Times New Roman" w:hAnsi="Times New Roman" w:cs="Times New Roman"/>
          </w:rPr>
          <w:t>5</w:t>
        </w:r>
      </w:ins>
      <w:del w:id="4" w:author="Mohammad Nayeem Hasan" w:date="2025-01-20T00:08:00Z" w16du:dateUtc="2025-01-19T18:08:00Z">
        <w:r w:rsidRPr="00447403" w:rsidDel="00E952E3">
          <w:rPr>
            <w:rFonts w:ascii="Times New Roman" w:hAnsi="Times New Roman" w:cs="Times New Roman"/>
          </w:rPr>
          <w:delText>71</w:delText>
        </w:r>
      </w:del>
      <w:r w:rsidRPr="00447403">
        <w:rPr>
          <w:rFonts w:ascii="Times New Roman" w:hAnsi="Times New Roman" w:cs="Times New Roman"/>
        </w:rPr>
        <w:t>%) and aged over 30 years (</w:t>
      </w:r>
      <w:ins w:id="5" w:author="Mohammad Nayeem Hasan" w:date="2025-01-20T00:08:00Z" w16du:dateUtc="2025-01-19T18:08:00Z">
        <w:r w:rsidR="00E952E3">
          <w:rPr>
            <w:rFonts w:ascii="Times New Roman" w:hAnsi="Times New Roman" w:cs="Times New Roman"/>
          </w:rPr>
          <w:t>83.3</w:t>
        </w:r>
      </w:ins>
      <w:del w:id="6" w:author="Mohammad Nayeem Hasan" w:date="2025-01-20T00:08:00Z" w16du:dateUtc="2025-01-19T18:08:00Z">
        <w:r w:rsidRPr="00447403" w:rsidDel="00E952E3">
          <w:rPr>
            <w:rFonts w:ascii="Times New Roman" w:hAnsi="Times New Roman" w:cs="Times New Roman"/>
          </w:rPr>
          <w:delText>57</w:delText>
        </w:r>
      </w:del>
      <w:r w:rsidRPr="00447403">
        <w:rPr>
          <w:rFonts w:ascii="Times New Roman" w:hAnsi="Times New Roman" w:cs="Times New Roman"/>
        </w:rPr>
        <w:t>%). Most patients (98</w:t>
      </w:r>
      <w:ins w:id="7" w:author="Mohammad Nayeem Hasan" w:date="2025-01-20T00:11:00Z" w16du:dateUtc="2025-01-19T18:11:00Z">
        <w:r w:rsidR="00EF6EC0">
          <w:rPr>
            <w:rFonts w:ascii="Times New Roman" w:hAnsi="Times New Roman" w:cs="Times New Roman"/>
          </w:rPr>
          <w:t>.</w:t>
        </w:r>
      </w:ins>
      <w:ins w:id="8" w:author="Mohammad Nayeem Hasan" w:date="2025-01-20T11:51:00Z" w16du:dateUtc="2025-01-20T05:51:00Z">
        <w:r w:rsidR="0012425B">
          <w:rPr>
            <w:rFonts w:ascii="Times New Roman" w:hAnsi="Times New Roman" w:cs="Times New Roman"/>
          </w:rPr>
          <w:t>6</w:t>
        </w:r>
      </w:ins>
      <w:r w:rsidRPr="00447403">
        <w:rPr>
          <w:rFonts w:ascii="Times New Roman" w:hAnsi="Times New Roman" w:cs="Times New Roman"/>
        </w:rPr>
        <w:t>%) resided within the Dhaka City Corporation area. Common clinical symptoms included fever (100%), arthralgia (9</w:t>
      </w:r>
      <w:ins w:id="9" w:author="Mohammad Nayeem Hasan" w:date="2025-01-20T00:11:00Z" w16du:dateUtc="2025-01-19T18:11:00Z">
        <w:r w:rsidR="00EF6EC0">
          <w:rPr>
            <w:rFonts w:ascii="Times New Roman" w:hAnsi="Times New Roman" w:cs="Times New Roman"/>
          </w:rPr>
          <w:t>7.8</w:t>
        </w:r>
      </w:ins>
      <w:del w:id="10" w:author="Mohammad Nayeem Hasan" w:date="2025-01-20T00:11:00Z" w16du:dateUtc="2025-01-19T18:11:00Z">
        <w:r w:rsidRPr="00447403" w:rsidDel="00EF6EC0">
          <w:rPr>
            <w:rFonts w:ascii="Times New Roman" w:hAnsi="Times New Roman" w:cs="Times New Roman"/>
          </w:rPr>
          <w:delText>8</w:delText>
        </w:r>
      </w:del>
      <w:r w:rsidRPr="00447403">
        <w:rPr>
          <w:rFonts w:ascii="Times New Roman" w:hAnsi="Times New Roman" w:cs="Times New Roman"/>
        </w:rPr>
        <w:t>%), myalgia (</w:t>
      </w:r>
      <w:ins w:id="11" w:author="Mohammad Nayeem Hasan" w:date="2025-01-20T00:12:00Z" w16du:dateUtc="2025-01-19T18:12:00Z">
        <w:r w:rsidR="00EF6EC0">
          <w:rPr>
            <w:rFonts w:ascii="Times New Roman" w:hAnsi="Times New Roman" w:cs="Times New Roman"/>
          </w:rPr>
          <w:t>83.2</w:t>
        </w:r>
      </w:ins>
      <w:del w:id="12" w:author="Mohammad Nayeem Hasan" w:date="2025-01-20T00:12:00Z" w16du:dateUtc="2025-01-19T18:12:00Z">
        <w:r w:rsidRPr="00447403" w:rsidDel="00EF6EC0">
          <w:rPr>
            <w:rFonts w:ascii="Times New Roman" w:hAnsi="Times New Roman" w:cs="Times New Roman"/>
          </w:rPr>
          <w:delText>94</w:delText>
        </w:r>
      </w:del>
      <w:r w:rsidRPr="00447403">
        <w:rPr>
          <w:rFonts w:ascii="Times New Roman" w:hAnsi="Times New Roman" w:cs="Times New Roman"/>
        </w:rPr>
        <w:t>%), and headache (6</w:t>
      </w:r>
      <w:ins w:id="13" w:author="Mohammad Nayeem Hasan" w:date="2025-01-20T11:52:00Z" w16du:dateUtc="2025-01-20T05:52:00Z">
        <w:r w:rsidR="0012425B">
          <w:rPr>
            <w:rFonts w:ascii="Times New Roman" w:hAnsi="Times New Roman" w:cs="Times New Roman"/>
          </w:rPr>
          <w:t>5.0</w:t>
        </w:r>
      </w:ins>
      <w:del w:id="14" w:author="Mohammad Nayeem Hasan" w:date="2025-01-20T00:12:00Z" w16du:dateUtc="2025-01-19T18:12:00Z">
        <w:r w:rsidRPr="00447403" w:rsidDel="0016054C">
          <w:rPr>
            <w:rFonts w:ascii="Times New Roman" w:hAnsi="Times New Roman" w:cs="Times New Roman"/>
          </w:rPr>
          <w:delText>8</w:delText>
        </w:r>
      </w:del>
      <w:r w:rsidRPr="00447403">
        <w:rPr>
          <w:rFonts w:ascii="Times New Roman" w:hAnsi="Times New Roman" w:cs="Times New Roman"/>
        </w:rPr>
        <w:t xml:space="preserve">%). Of the </w:t>
      </w:r>
      <w:ins w:id="15" w:author="Mohammad Nayeem Hasan" w:date="2025-01-20T00:13:00Z" w16du:dateUtc="2025-01-19T18:13:00Z">
        <w:r w:rsidR="00C546DA">
          <w:rPr>
            <w:rFonts w:ascii="Times New Roman" w:hAnsi="Times New Roman" w:cs="Times New Roman"/>
          </w:rPr>
          <w:t>4</w:t>
        </w:r>
      </w:ins>
      <w:ins w:id="16" w:author="Mohammad Nayeem Hasan" w:date="2025-01-20T00:15:00Z" w16du:dateUtc="2025-01-19T18:15:00Z">
        <w:r w:rsidR="00547444">
          <w:rPr>
            <w:rFonts w:ascii="Times New Roman" w:hAnsi="Times New Roman" w:cs="Times New Roman"/>
          </w:rPr>
          <w:t>8</w:t>
        </w:r>
      </w:ins>
      <w:del w:id="17" w:author="Mohammad Nayeem Hasan" w:date="2025-01-20T00:13:00Z" w16du:dateUtc="2025-01-19T18:13:00Z">
        <w:r w:rsidR="002A1251" w:rsidDel="00C546DA">
          <w:rPr>
            <w:rFonts w:ascii="Times New Roman" w:hAnsi="Times New Roman" w:cs="Times New Roman"/>
          </w:rPr>
          <w:delText>71</w:delText>
        </w:r>
      </w:del>
      <w:r w:rsidRPr="00447403">
        <w:rPr>
          <w:rFonts w:ascii="Times New Roman" w:hAnsi="Times New Roman" w:cs="Times New Roman"/>
        </w:rPr>
        <w:t xml:space="preserve"> patients with follow-up data, </w:t>
      </w:r>
      <w:ins w:id="18" w:author="Mohammad Nayeem Hasan" w:date="2025-01-20T00:13:00Z" w16du:dateUtc="2025-01-19T18:13:00Z">
        <w:r w:rsidR="00EC499E">
          <w:rPr>
            <w:rFonts w:ascii="Times New Roman" w:hAnsi="Times New Roman" w:cs="Times New Roman"/>
          </w:rPr>
          <w:t>8</w:t>
        </w:r>
      </w:ins>
      <w:ins w:id="19" w:author="Mohammad Nayeem Hasan" w:date="2025-01-20T00:18:00Z" w16du:dateUtc="2025-01-19T18:18:00Z">
        <w:r w:rsidR="00CF32B8">
          <w:rPr>
            <w:rFonts w:ascii="Times New Roman" w:hAnsi="Times New Roman" w:cs="Times New Roman"/>
          </w:rPr>
          <w:t>5.1</w:t>
        </w:r>
      </w:ins>
      <w:del w:id="20" w:author="Mohammad Nayeem Hasan" w:date="2025-01-20T00:13:00Z" w16du:dateUtc="2025-01-19T18:13:00Z">
        <w:r w:rsidRPr="00447403" w:rsidDel="00EC499E">
          <w:rPr>
            <w:rFonts w:ascii="Times New Roman" w:hAnsi="Times New Roman" w:cs="Times New Roman"/>
          </w:rPr>
          <w:delText>56</w:delText>
        </w:r>
      </w:del>
      <w:r w:rsidRPr="00447403">
        <w:rPr>
          <w:rFonts w:ascii="Times New Roman" w:hAnsi="Times New Roman" w:cs="Times New Roman"/>
        </w:rPr>
        <w:t>% (n=4</w:t>
      </w:r>
      <w:ins w:id="21" w:author="Mohammad Nayeem Hasan" w:date="2025-01-20T00:17:00Z" w16du:dateUtc="2025-01-19T18:17:00Z">
        <w:r w:rsidR="00CF32B8">
          <w:rPr>
            <w:rFonts w:ascii="Times New Roman" w:hAnsi="Times New Roman" w:cs="Times New Roman"/>
          </w:rPr>
          <w:t>0</w:t>
        </w:r>
      </w:ins>
      <w:del w:id="22" w:author="Mohammad Nayeem Hasan" w:date="2025-01-20T00:12:00Z" w16du:dateUtc="2025-01-19T18:12:00Z">
        <w:r w:rsidRPr="00447403" w:rsidDel="00EC499E">
          <w:rPr>
            <w:rFonts w:ascii="Times New Roman" w:hAnsi="Times New Roman" w:cs="Times New Roman"/>
          </w:rPr>
          <w:delText>0</w:delText>
        </w:r>
      </w:del>
      <w:r w:rsidRPr="00447403">
        <w:rPr>
          <w:rFonts w:ascii="Times New Roman" w:hAnsi="Times New Roman" w:cs="Times New Roman"/>
        </w:rPr>
        <w:t>) reported persistent symptoms. No fatalities were recorded; however, 2</w:t>
      </w:r>
      <w:r w:rsidR="002619F0">
        <w:rPr>
          <w:rFonts w:ascii="Times New Roman" w:hAnsi="Times New Roman" w:cs="Times New Roman"/>
        </w:rPr>
        <w:t>0</w:t>
      </w:r>
      <w:r w:rsidRPr="00447403">
        <w:rPr>
          <w:rFonts w:ascii="Times New Roman" w:hAnsi="Times New Roman" w:cs="Times New Roman"/>
        </w:rPr>
        <w:t xml:space="preserve"> patients (</w:t>
      </w:r>
      <w:ins w:id="23" w:author="Mohammad Nayeem Hasan" w:date="2025-01-20T00:19:00Z" w16du:dateUtc="2025-01-19T18:19:00Z">
        <w:r w:rsidR="00C22195">
          <w:rPr>
            <w:rFonts w:ascii="Times New Roman" w:hAnsi="Times New Roman" w:cs="Times New Roman"/>
          </w:rPr>
          <w:t>14.</w:t>
        </w:r>
      </w:ins>
      <w:ins w:id="24" w:author="Mohammad Nayeem Hasan" w:date="2025-01-20T11:52:00Z" w16du:dateUtc="2025-01-20T05:52:00Z">
        <w:r w:rsidR="0012425B">
          <w:rPr>
            <w:rFonts w:ascii="Times New Roman" w:hAnsi="Times New Roman" w:cs="Times New Roman"/>
          </w:rPr>
          <w:t>5</w:t>
        </w:r>
      </w:ins>
      <w:del w:id="25" w:author="Mohammad Nayeem Hasan" w:date="2025-01-20T00:19:00Z" w16du:dateUtc="2025-01-19T18:19:00Z">
        <w:r w:rsidRPr="00447403" w:rsidDel="00C22195">
          <w:rPr>
            <w:rFonts w:ascii="Times New Roman" w:hAnsi="Times New Roman" w:cs="Times New Roman"/>
          </w:rPr>
          <w:delText>30</w:delText>
        </w:r>
      </w:del>
      <w:r w:rsidRPr="00447403">
        <w:rPr>
          <w:rFonts w:ascii="Times New Roman" w:hAnsi="Times New Roman" w:cs="Times New Roman"/>
        </w:rPr>
        <w:t xml:space="preserve">%) required </w:t>
      </w:r>
      <w:r w:rsidR="002619F0">
        <w:rPr>
          <w:rFonts w:ascii="Times New Roman" w:hAnsi="Times New Roman" w:cs="Times New Roman"/>
        </w:rPr>
        <w:t>hospitalization</w:t>
      </w:r>
      <w:r w:rsidRPr="00447403">
        <w:rPr>
          <w:rFonts w:ascii="Times New Roman" w:hAnsi="Times New Roman" w:cs="Times New Roman"/>
        </w:rPr>
        <w:t>, with an average hospital stay of 5.</w:t>
      </w:r>
      <w:ins w:id="26" w:author="Mohammad Nayeem Hasan" w:date="2025-01-20T00:19:00Z" w16du:dateUtc="2025-01-19T18:19:00Z">
        <w:r w:rsidR="0012074B">
          <w:rPr>
            <w:rFonts w:ascii="Times New Roman" w:hAnsi="Times New Roman" w:cs="Times New Roman"/>
          </w:rPr>
          <w:t>9</w:t>
        </w:r>
      </w:ins>
      <w:del w:id="27" w:author="Mohammad Nayeem Hasan" w:date="2025-01-20T00:19:00Z" w16du:dateUtc="2025-01-19T18:19:00Z">
        <w:r w:rsidR="00162195" w:rsidDel="0012074B">
          <w:rPr>
            <w:rFonts w:ascii="Times New Roman" w:hAnsi="Times New Roman" w:cs="Times New Roman"/>
          </w:rPr>
          <w:delText>6</w:delText>
        </w:r>
      </w:del>
      <w:r w:rsidRPr="00447403">
        <w:rPr>
          <w:rFonts w:ascii="Times New Roman" w:hAnsi="Times New Roman" w:cs="Times New Roman"/>
        </w:rPr>
        <w:t xml:space="preserve"> days (range: 2–18 days). On average, patients lost </w:t>
      </w:r>
      <w:r w:rsidR="00C60EC5">
        <w:rPr>
          <w:rFonts w:ascii="Times New Roman" w:hAnsi="Times New Roman" w:cs="Times New Roman"/>
        </w:rPr>
        <w:t>10.1</w:t>
      </w:r>
      <w:r w:rsidRPr="00447403">
        <w:rPr>
          <w:rFonts w:ascii="Times New Roman" w:hAnsi="Times New Roman" w:cs="Times New Roman"/>
        </w:rPr>
        <w:t xml:space="preserve"> working days (range: </w:t>
      </w:r>
      <w:ins w:id="28" w:author="Mohammad Nayeem Hasan" w:date="2025-01-20T00:22:00Z" w16du:dateUtc="2025-01-19T18:22:00Z">
        <w:r w:rsidR="009A6E39">
          <w:rPr>
            <w:rFonts w:ascii="Times New Roman" w:hAnsi="Times New Roman" w:cs="Times New Roman"/>
          </w:rPr>
          <w:t>3</w:t>
        </w:r>
      </w:ins>
      <w:del w:id="29" w:author="Mohammad Nayeem Hasan" w:date="2025-01-20T00:22:00Z" w16du:dateUtc="2025-01-19T18:22:00Z">
        <w:r w:rsidRPr="00447403" w:rsidDel="009A6E39">
          <w:rPr>
            <w:rFonts w:ascii="Times New Roman" w:hAnsi="Times New Roman" w:cs="Times New Roman"/>
          </w:rPr>
          <w:delText>2</w:delText>
        </w:r>
      </w:del>
      <w:r w:rsidRPr="00447403">
        <w:rPr>
          <w:rFonts w:ascii="Times New Roman" w:hAnsi="Times New Roman" w:cs="Times New Roman"/>
        </w:rPr>
        <w:t>–30 days) due to the illness</w:t>
      </w:r>
      <w:r w:rsidR="00C60EC5">
        <w:rPr>
          <w:rFonts w:ascii="Times New Roman" w:hAnsi="Times New Roman" w:cs="Times New Roman"/>
        </w:rPr>
        <w:t xml:space="preserve"> causing an estimated loss of </w:t>
      </w:r>
      <w:r w:rsidR="00190BE6">
        <w:rPr>
          <w:rFonts w:ascii="Times New Roman" w:hAnsi="Times New Roman" w:cs="Times New Roman"/>
        </w:rPr>
        <w:t>$</w:t>
      </w:r>
      <w:r w:rsidR="00C60EC5">
        <w:rPr>
          <w:rFonts w:ascii="Times New Roman" w:hAnsi="Times New Roman" w:cs="Times New Roman"/>
        </w:rPr>
        <w:t>68.00</w:t>
      </w:r>
      <w:r w:rsidR="00190BE6">
        <w:rPr>
          <w:rFonts w:ascii="Times New Roman" w:hAnsi="Times New Roman" w:cs="Times New Roman"/>
        </w:rPr>
        <w:t xml:space="preserve"> per family considering the national daily per capita income</w:t>
      </w:r>
      <w:r w:rsidRPr="00447403">
        <w:rPr>
          <w:rFonts w:ascii="Times New Roman" w:hAnsi="Times New Roman" w:cs="Times New Roman"/>
        </w:rPr>
        <w:t xml:space="preserve">. Disease severity was associated with </w:t>
      </w:r>
      <w:r w:rsidR="00537801">
        <w:rPr>
          <w:rFonts w:ascii="Times New Roman" w:hAnsi="Times New Roman" w:cs="Times New Roman"/>
        </w:rPr>
        <w:t xml:space="preserve">older age </w:t>
      </w:r>
      <w:ins w:id="30" w:author="Mohammad Nayeem Hasan" w:date="2025-01-20T00:28:00Z" w16du:dateUtc="2025-01-19T18:28:00Z">
        <w:r w:rsidR="00134747">
          <w:rPr>
            <w:rFonts w:ascii="Times New Roman" w:hAnsi="Times New Roman" w:cs="Times New Roman"/>
            <w:sz w:val="24"/>
            <w:szCs w:val="24"/>
          </w:rPr>
          <w:t>≥</w:t>
        </w:r>
      </w:ins>
      <w:del w:id="31" w:author="Mohammad Nayeem Hasan" w:date="2025-01-20T00:28:00Z" w16du:dateUtc="2025-01-19T18:28:00Z">
        <w:r w:rsidR="00537801" w:rsidDel="00134747">
          <w:rPr>
            <w:rFonts w:ascii="Times New Roman" w:hAnsi="Times New Roman" w:cs="Times New Roman"/>
          </w:rPr>
          <w:delText>&gt;</w:delText>
        </w:r>
      </w:del>
      <w:r w:rsidR="00537801">
        <w:rPr>
          <w:rFonts w:ascii="Times New Roman" w:hAnsi="Times New Roman" w:cs="Times New Roman"/>
        </w:rPr>
        <w:t xml:space="preserve">30 years </w:t>
      </w:r>
      <w:r w:rsidRPr="00447403">
        <w:rPr>
          <w:rFonts w:ascii="Times New Roman" w:hAnsi="Times New Roman" w:cs="Times New Roman"/>
        </w:rPr>
        <w:t>(</w:t>
      </w:r>
      <w:r w:rsidR="00537801">
        <w:rPr>
          <w:rFonts w:ascii="Times New Roman" w:hAnsi="Times New Roman" w:cs="Times New Roman"/>
        </w:rPr>
        <w:t xml:space="preserve">1.14, 95% CI: </w:t>
      </w:r>
      <w:r w:rsidR="006D6575">
        <w:rPr>
          <w:rFonts w:ascii="Times New Roman" w:hAnsi="Times New Roman" w:cs="Times New Roman"/>
        </w:rPr>
        <w:t>1.02-1.28</w:t>
      </w:r>
      <w:r w:rsidRPr="00447403">
        <w:rPr>
          <w:rFonts w:ascii="Times New Roman" w:hAnsi="Times New Roman" w:cs="Times New Roman"/>
        </w:rPr>
        <w:t xml:space="preserve">), </w:t>
      </w:r>
      <w:r w:rsidR="004C2345">
        <w:rPr>
          <w:rFonts w:ascii="Times New Roman" w:hAnsi="Times New Roman" w:cs="Times New Roman"/>
        </w:rPr>
        <w:t>and</w:t>
      </w:r>
      <w:ins w:id="32" w:author="Mohammad Nayeem Hasan" w:date="2025-01-20T12:15:00Z" w16du:dateUtc="2025-01-20T06:15:00Z">
        <w:r w:rsidR="0074093F">
          <w:rPr>
            <w:rFonts w:ascii="Times New Roman" w:hAnsi="Times New Roman" w:cs="Times New Roman"/>
          </w:rPr>
          <w:t xml:space="preserve"> any</w:t>
        </w:r>
      </w:ins>
      <w:r w:rsidR="004C2345">
        <w:rPr>
          <w:rFonts w:ascii="Times New Roman" w:hAnsi="Times New Roman" w:cs="Times New Roman"/>
        </w:rPr>
        <w:t xml:space="preserve"> </w:t>
      </w:r>
      <w:del w:id="33" w:author="Mohammad Nayeem Hasan" w:date="2025-01-20T00:31:00Z" w16du:dateUtc="2025-01-19T18:31:00Z">
        <w:r w:rsidR="006D6575" w:rsidDel="007C0EEE">
          <w:rPr>
            <w:rFonts w:ascii="Times New Roman" w:hAnsi="Times New Roman" w:cs="Times New Roman"/>
          </w:rPr>
          <w:delText>s</w:delText>
        </w:r>
        <w:r w:rsidR="0059309B" w:rsidDel="007C0EEE">
          <w:rPr>
            <w:rFonts w:ascii="Times New Roman" w:hAnsi="Times New Roman" w:cs="Times New Roman"/>
          </w:rPr>
          <w:delText>evere clinical</w:delText>
        </w:r>
      </w:del>
      <w:ins w:id="34" w:author="Mohammad Nayeem Hasan" w:date="2025-01-20T00:32:00Z" w16du:dateUtc="2025-01-19T18:32:00Z">
        <w:r w:rsidR="007C0EEE">
          <w:rPr>
            <w:rFonts w:ascii="Times New Roman" w:hAnsi="Times New Roman" w:cs="Times New Roman"/>
          </w:rPr>
          <w:t>comorbidity</w:t>
        </w:r>
      </w:ins>
      <w:del w:id="35" w:author="Mohammad Nayeem Hasan" w:date="2025-01-20T00:32:00Z" w16du:dateUtc="2025-01-19T18:32:00Z">
        <w:r w:rsidR="0059309B" w:rsidDel="007C0EEE">
          <w:rPr>
            <w:rFonts w:ascii="Times New Roman" w:hAnsi="Times New Roman" w:cs="Times New Roman"/>
          </w:rPr>
          <w:delText xml:space="preserve"> signs</w:delText>
        </w:r>
      </w:del>
      <w:r w:rsidR="0059309B">
        <w:rPr>
          <w:rFonts w:ascii="Times New Roman" w:hAnsi="Times New Roman" w:cs="Times New Roman"/>
        </w:rPr>
        <w:t xml:space="preserve"> (IRR: </w:t>
      </w:r>
      <w:ins w:id="36" w:author="Mohammad Nayeem Hasan" w:date="2025-01-20T00:32:00Z" w16du:dateUtc="2025-01-19T18:32:00Z">
        <w:r w:rsidR="007C0EEE">
          <w:rPr>
            <w:rFonts w:ascii="Times New Roman" w:hAnsi="Times New Roman" w:cs="Times New Roman"/>
          </w:rPr>
          <w:t>1.04</w:t>
        </w:r>
      </w:ins>
      <w:del w:id="37" w:author="Mohammad Nayeem Hasan" w:date="2025-01-20T00:32:00Z" w16du:dateUtc="2025-01-19T18:32:00Z">
        <w:r w:rsidR="0059309B" w:rsidDel="007C0EEE">
          <w:rPr>
            <w:rFonts w:ascii="Times New Roman" w:hAnsi="Times New Roman" w:cs="Times New Roman"/>
          </w:rPr>
          <w:delText>0.87</w:delText>
        </w:r>
      </w:del>
      <w:r w:rsidR="0059309B">
        <w:rPr>
          <w:rFonts w:ascii="Times New Roman" w:hAnsi="Times New Roman" w:cs="Times New Roman"/>
        </w:rPr>
        <w:t>, 95% CI: 0.</w:t>
      </w:r>
      <w:ins w:id="38" w:author="Mohammad Nayeem Hasan" w:date="2025-01-20T00:32:00Z" w16du:dateUtc="2025-01-19T18:32:00Z">
        <w:r w:rsidR="007C0EEE">
          <w:rPr>
            <w:rFonts w:ascii="Times New Roman" w:hAnsi="Times New Roman" w:cs="Times New Roman"/>
          </w:rPr>
          <w:t>92</w:t>
        </w:r>
      </w:ins>
      <w:del w:id="39" w:author="Mohammad Nayeem Hasan" w:date="2025-01-20T00:32:00Z" w16du:dateUtc="2025-01-19T18:32:00Z">
        <w:r w:rsidR="0059309B" w:rsidDel="007C0EEE">
          <w:rPr>
            <w:rFonts w:ascii="Times New Roman" w:hAnsi="Times New Roman" w:cs="Times New Roman"/>
          </w:rPr>
          <w:delText>77</w:delText>
        </w:r>
      </w:del>
      <w:r w:rsidR="0059309B">
        <w:rPr>
          <w:rFonts w:ascii="Times New Roman" w:hAnsi="Times New Roman" w:cs="Times New Roman"/>
        </w:rPr>
        <w:t>-</w:t>
      </w:r>
      <w:ins w:id="40" w:author="Mohammad Nayeem Hasan" w:date="2025-01-20T00:32:00Z" w16du:dateUtc="2025-01-19T18:32:00Z">
        <w:r w:rsidR="007C0EEE">
          <w:rPr>
            <w:rFonts w:ascii="Times New Roman" w:hAnsi="Times New Roman" w:cs="Times New Roman"/>
          </w:rPr>
          <w:t>1.19</w:t>
        </w:r>
      </w:ins>
      <w:del w:id="41" w:author="Mohammad Nayeem Hasan" w:date="2025-01-20T00:32:00Z" w16du:dateUtc="2025-01-19T18:32:00Z">
        <w:r w:rsidR="0059309B" w:rsidDel="007C0EEE">
          <w:rPr>
            <w:rFonts w:ascii="Times New Roman" w:hAnsi="Times New Roman" w:cs="Times New Roman"/>
          </w:rPr>
          <w:delText>0.98</w:delText>
        </w:r>
      </w:del>
      <w:r w:rsidR="0059309B">
        <w:rPr>
          <w:rFonts w:ascii="Times New Roman" w:hAnsi="Times New Roman" w:cs="Times New Roman"/>
        </w:rPr>
        <w:t>)</w:t>
      </w:r>
      <w:r w:rsidRPr="00447403">
        <w:rPr>
          <w:rFonts w:ascii="Times New Roman" w:hAnsi="Times New Roman" w:cs="Times New Roman"/>
        </w:rPr>
        <w:t>. Phylogenetic analysis of the CHIKV E gene revealed a mutation in the xxx gene.</w:t>
      </w:r>
    </w:p>
    <w:p w14:paraId="0E4F0E39" w14:textId="2C201DE5" w:rsidR="006457F4" w:rsidRPr="00447403" w:rsidRDefault="004F2F87" w:rsidP="00235668">
      <w:pPr>
        <w:spacing w:line="360" w:lineRule="auto"/>
        <w:rPr>
          <w:rFonts w:ascii="Times New Roman" w:hAnsi="Times New Roman" w:cs="Times New Roman"/>
        </w:rPr>
      </w:pPr>
      <w:r w:rsidRPr="00447403">
        <w:rPr>
          <w:rFonts w:ascii="Times New Roman" w:hAnsi="Times New Roman" w:cs="Times New Roman"/>
        </w:rPr>
        <w:t>CHIKV is likely to re-emerge in Bangladesh, amidst the ongoing and severe dengue outbreak. The country may face a significant CHIKV outbreak in 2025 or 2026. Strengthened efforts to control the dengue virus are critical for managing arboviruses, and hospitals must be prepared to handle a surge in patients effectively.</w:t>
      </w:r>
    </w:p>
    <w:p w14:paraId="6727B36E" w14:textId="77777777" w:rsidR="006457F4" w:rsidRPr="00447403" w:rsidRDefault="006457F4">
      <w:pPr>
        <w:rPr>
          <w:rFonts w:ascii="Times New Roman" w:hAnsi="Times New Roman" w:cs="Times New Roman"/>
        </w:rPr>
      </w:pPr>
      <w:r w:rsidRPr="00447403">
        <w:rPr>
          <w:rFonts w:ascii="Times New Roman" w:hAnsi="Times New Roman" w:cs="Times New Roman"/>
        </w:rPr>
        <w:br w:type="page"/>
      </w:r>
    </w:p>
    <w:p w14:paraId="520E913B" w14:textId="77777777" w:rsidR="00D07BBB" w:rsidRPr="00447403" w:rsidRDefault="007A5935" w:rsidP="004F2F87">
      <w:pPr>
        <w:rPr>
          <w:rFonts w:ascii="Times New Roman" w:hAnsi="Times New Roman" w:cs="Times New Roman"/>
          <w:b/>
          <w:bCs/>
        </w:rPr>
      </w:pPr>
      <w:r w:rsidRPr="00447403">
        <w:rPr>
          <w:rFonts w:ascii="Times New Roman" w:hAnsi="Times New Roman" w:cs="Times New Roman"/>
          <w:b/>
          <w:bCs/>
        </w:rPr>
        <w:lastRenderedPageBreak/>
        <w:t xml:space="preserve">Introduction: </w:t>
      </w:r>
    </w:p>
    <w:p w14:paraId="39316581" w14:textId="3BFF754D" w:rsidR="008A136F" w:rsidRPr="00447403" w:rsidRDefault="00290810" w:rsidP="00DA7CD7">
      <w:pPr>
        <w:spacing w:line="360" w:lineRule="auto"/>
        <w:rPr>
          <w:rFonts w:ascii="Times New Roman" w:hAnsi="Times New Roman" w:cs="Times New Roman"/>
        </w:rPr>
      </w:pPr>
      <w:r w:rsidRPr="00447403">
        <w:rPr>
          <w:rFonts w:ascii="Times New Roman" w:hAnsi="Times New Roman" w:cs="Times New Roman"/>
        </w:rPr>
        <w:t>Chikungunya virus (CHIKV) is a member of the Alphavirus genus of the family Togaviridae transmitted by </w:t>
      </w:r>
      <w:r w:rsidRPr="00447403">
        <w:rPr>
          <w:rFonts w:ascii="Times New Roman" w:hAnsi="Times New Roman" w:cs="Times New Roman"/>
          <w:i/>
          <w:iCs/>
        </w:rPr>
        <w:t>Aedes</w:t>
      </w:r>
      <w:r w:rsidRPr="00447403">
        <w:rPr>
          <w:rFonts w:ascii="Times New Roman" w:hAnsi="Times New Roman" w:cs="Times New Roman"/>
        </w:rPr>
        <w:t> mosquitoes, primarily </w:t>
      </w:r>
      <w:r w:rsidRPr="00447403">
        <w:rPr>
          <w:rFonts w:ascii="Times New Roman" w:hAnsi="Times New Roman" w:cs="Times New Roman"/>
          <w:i/>
          <w:iCs/>
        </w:rPr>
        <w:t>Ae. aegypti</w:t>
      </w:r>
      <w:r w:rsidRPr="00447403">
        <w:rPr>
          <w:rFonts w:ascii="Times New Roman" w:hAnsi="Times New Roman" w:cs="Times New Roman"/>
        </w:rPr>
        <w:t> and </w:t>
      </w:r>
      <w:r w:rsidRPr="00447403">
        <w:rPr>
          <w:rFonts w:ascii="Times New Roman" w:hAnsi="Times New Roman" w:cs="Times New Roman"/>
          <w:i/>
          <w:iCs/>
        </w:rPr>
        <w:t>Ae. albopictus</w:t>
      </w:r>
      <w:sdt>
        <w:sdtPr>
          <w:rPr>
            <w:rFonts w:ascii="Times New Roman" w:hAnsi="Times New Roman" w:cs="Times New Roman"/>
            <w:i/>
            <w:iCs/>
            <w:color w:val="000000"/>
          </w:rPr>
          <w:tag w:val="MENDELEY_CITATION_v3_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"/>
          <w:id w:val="-748431751"/>
          <w:placeholder>
            <w:docPart w:val="DefaultPlaceholder_-1854013440"/>
          </w:placeholder>
        </w:sdtPr>
        <w:sdtContent>
          <w:r w:rsidR="00CB215C" w:rsidRPr="00CB215C">
            <w:rPr>
              <w:rFonts w:ascii="Times New Roman" w:hAnsi="Times New Roman" w:cs="Times New Roman"/>
              <w:i/>
              <w:iCs/>
              <w:color w:val="000000"/>
            </w:rPr>
            <w:t>(1)</w:t>
          </w:r>
        </w:sdtContent>
      </w:sdt>
      <w:r w:rsidRPr="00447403">
        <w:rPr>
          <w:rFonts w:ascii="Times New Roman" w:hAnsi="Times New Roman" w:cs="Times New Roman"/>
        </w:rPr>
        <w:t>. </w:t>
      </w:r>
      <w:r w:rsidR="008A136F" w:rsidRPr="00447403">
        <w:rPr>
          <w:rFonts w:ascii="Times New Roman" w:hAnsi="Times New Roman" w:cs="Times New Roman"/>
        </w:rPr>
        <w:t>CHIKV was first identified in Tanzania</w:t>
      </w:r>
      <w:r w:rsidR="001633F2" w:rsidRPr="00447403">
        <w:rPr>
          <w:rFonts w:ascii="Times New Roman" w:hAnsi="Times New Roman" w:cs="Times New Roman"/>
        </w:rPr>
        <w:t xml:space="preserve"> in 1950s </w:t>
      </w:r>
      <w:sdt>
        <w:sdtPr>
          <w:rPr>
            <w:rFonts w:ascii="Times New Roman" w:hAnsi="Times New Roman" w:cs="Times New Roman"/>
            <w:color w:val="000000"/>
          </w:rPr>
          <w:tag w:val="MENDELEY_CITATION_v3_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"/>
          <w:id w:val="-1075660754"/>
          <w:placeholder>
            <w:docPart w:val="DefaultPlaceholder_-1854013440"/>
          </w:placeholder>
        </w:sdtPr>
        <w:sdtContent>
          <w:r w:rsidR="00CB215C" w:rsidRPr="00CB215C">
            <w:rPr>
              <w:rFonts w:ascii="Times New Roman" w:hAnsi="Times New Roman" w:cs="Times New Roman"/>
              <w:color w:val="000000"/>
            </w:rPr>
            <w:t>(2)</w:t>
          </w:r>
        </w:sdtContent>
      </w:sdt>
      <w:r w:rsidR="008A136F" w:rsidRPr="00447403">
        <w:rPr>
          <w:rFonts w:ascii="Times New Roman" w:hAnsi="Times New Roman" w:cs="Times New Roman"/>
        </w:rPr>
        <w:t xml:space="preserve"> and initially caused sporadic outbreaks in Africa and Asia until 2004</w:t>
      </w:r>
      <w:r w:rsidR="001633F2" w:rsidRPr="0044740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TRkZWIzMjEtYzAxYy00YjgzLTlhOTMtOTE4MzQ3MmU4MTgxIiwicHJvcGVydGllcyI6eyJub3RlSW5kZXgiOjB9LCJpc0VkaXRlZCI6ZmFsc2UsIm1hbnVhbE92ZXJyaWRlIjp7ImlzTWFudWFsbHlPdmVycmlkZGVuIjpmYWxzZSwiY2l0ZXByb2NUZXh0IjoiKDMpIiwibWFudWFsT3ZlcnJpZGVUZXh0IjoiIn0sImNpdGF0aW9uSXRlbXMiOlt7ImlkIjoiZDYwMmZkNzctY2NiYi0zMzdlLTg1NDUtYzhlODU3Y2QxYmMzIiwiaXRlbURhdGEiOnsidHlwZSI6ImFydGljbGUtam91cm5hbCIsImlkIjoiZDYwMmZkNzctY2NiYi0zMzdlLTg1NDUtYzhlODU3Y2QxYmMz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"/>
          <w:id w:val="-981615627"/>
          <w:placeholder>
            <w:docPart w:val="DefaultPlaceholder_-1854013440"/>
          </w:placeholder>
        </w:sdtPr>
        <w:sdtContent>
          <w:r w:rsidR="00CB215C" w:rsidRPr="00CB215C">
            <w:rPr>
              <w:rFonts w:ascii="Times New Roman" w:hAnsi="Times New Roman" w:cs="Times New Roman"/>
              <w:color w:val="000000"/>
            </w:rPr>
            <w:t>(3)</w:t>
          </w:r>
        </w:sdtContent>
      </w:sdt>
      <w:r w:rsidR="008A136F" w:rsidRPr="00447403">
        <w:rPr>
          <w:rFonts w:ascii="Times New Roman" w:hAnsi="Times New Roman" w:cs="Times New Roman"/>
        </w:rPr>
        <w:t>. However, a significant outbreak in Kenya in 2004 marked the beginning of a resurgence</w:t>
      </w:r>
      <w:r w:rsidR="00B33B09">
        <w:rPr>
          <w:rFonts w:ascii="Times New Roman" w:hAnsi="Times New Roman" w:cs="Times New Roman"/>
        </w:rPr>
        <w:t xml:space="preserve"> of CHIKV</w:t>
      </w:r>
      <w:r w:rsidR="008A136F" w:rsidRPr="00447403">
        <w:rPr>
          <w:rFonts w:ascii="Times New Roman" w:hAnsi="Times New Roman" w:cs="Times New Roman"/>
        </w:rPr>
        <w:t>, resulting in extensive spread to the Indian Ocean islands, including the Comoros, Seychelles, Mauritius, and the French territories of Mayotte and La Réunion</w:t>
      </w:r>
      <w:ins w:id="42" w:author="Mohammad Nayeem Hasan" w:date="2025-01-20T00:35:00Z" w16du:dateUtc="2025-01-19T18:35:00Z">
        <w:r w:rsidR="0098063E">
          <w:rPr>
            <w:rFonts w:ascii="Times New Roman" w:hAnsi="Times New Roman" w:cs="Times New Roman"/>
          </w:rPr>
          <w:t xml:space="preserve"> </w:t>
        </w:r>
      </w:ins>
      <w:sdt>
        <w:sdtPr>
          <w:rPr>
            <w:rFonts w:ascii="Times New Roman" w:hAnsi="Times New Roman" w:cs="Times New Roman"/>
            <w:color w:val="000000"/>
          </w:rPr>
          <w:tag w:val="MENDELEY_CITATION_v3_eyJjaXRhdGlvbklEIjoiTUVOREVMRVlfQ0lUQVRJT05fMTMwNzM2OGUtOWRjZC00ZWIwLTgwZmMtYTMwOTJhYTI0ZTQ5IiwicHJvcGVydGllcyI6eyJub3RlSW5kZXgiOjB9LCJpc0VkaXRlZCI6ZmFsc2UsIm1hbnVhbE92ZXJyaWRlIjp7ImlzTWFudWFsbHlPdmVycmlkZGVuIjpmYWxzZSwiY2l0ZXByb2NUZXh0IjoiKDMpIiwibWFudWFsT3ZlcnJpZGVUZXh0IjoiIn0sImNpdGF0aW9uSXRlbXMiOlt7ImlkIjoiZDYwMmZkNzctY2NiYi0zMzdlLTg1NDUtYzhlODU3Y2QxYmMzIiwiaXRlbURhdGEiOnsidHlwZSI6ImFydGljbGUtam91cm5hbCIsImlkIjoiZDYwMmZkNzctY2NiYi0zMzdlLTg1NDUtYzhlODU3Y2QxYmMz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"/>
          <w:id w:val="139859361"/>
          <w:placeholder>
            <w:docPart w:val="DefaultPlaceholder_-1854013440"/>
          </w:placeholder>
        </w:sdtPr>
        <w:sdtContent>
          <w:r w:rsidR="00CB215C" w:rsidRPr="00CB215C">
            <w:rPr>
              <w:rFonts w:ascii="Times New Roman" w:hAnsi="Times New Roman" w:cs="Times New Roman"/>
              <w:color w:val="000000"/>
            </w:rPr>
            <w:t>(3)</w:t>
          </w:r>
        </w:sdtContent>
      </w:sdt>
      <w:r w:rsidR="008A136F" w:rsidRPr="00447403">
        <w:rPr>
          <w:rFonts w:ascii="Times New Roman" w:hAnsi="Times New Roman" w:cs="Times New Roman"/>
        </w:rPr>
        <w:t xml:space="preserve">. The epidemiology and transmission patterns of CHIKV shifted notably during the 2005–2006 outbreaks on La Réunion, where </w:t>
      </w:r>
      <w:r w:rsidR="008A136F" w:rsidRPr="00447403">
        <w:rPr>
          <w:rFonts w:ascii="Times New Roman" w:hAnsi="Times New Roman" w:cs="Times New Roman"/>
          <w:i/>
          <w:iCs/>
        </w:rPr>
        <w:t>Aedes albopictus</w:t>
      </w:r>
      <w:r w:rsidR="008A136F" w:rsidRPr="00447403">
        <w:rPr>
          <w:rFonts w:ascii="Times New Roman" w:hAnsi="Times New Roman" w:cs="Times New Roman"/>
        </w:rPr>
        <w:t xml:space="preserve"> mosquitoes were identified as the primary vector</w:t>
      </w:r>
      <w:r w:rsidR="00EE3B15" w:rsidRPr="0044740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"/>
          <w:id w:val="-1779020660"/>
          <w:placeholder>
            <w:docPart w:val="DefaultPlaceholder_-1854013440"/>
          </w:placeholder>
        </w:sdtPr>
        <w:sdtContent>
          <w:r w:rsidR="00CB215C" w:rsidRPr="00CB215C">
            <w:rPr>
              <w:rFonts w:ascii="Times New Roman" w:hAnsi="Times New Roman" w:cs="Times New Roman"/>
              <w:color w:val="000000"/>
            </w:rPr>
            <w:t>(3,4)</w:t>
          </w:r>
        </w:sdtContent>
      </w:sdt>
      <w:r w:rsidR="008A136F" w:rsidRPr="00447403">
        <w:rPr>
          <w:rFonts w:ascii="Times New Roman" w:hAnsi="Times New Roman" w:cs="Times New Roman"/>
        </w:rPr>
        <w:t>. The global spread of CHIKV has been partially attributed to its adaptation to this mosquito species, facilitated by a mutation in the envelope protein 1 gene (E1-A226V)</w:t>
      </w:r>
      <w:ins w:id="43" w:author="Mohammad Nayeem Hasan" w:date="2025-01-20T00:35:00Z" w16du:dateUtc="2025-01-19T18:35:00Z">
        <w:r w:rsidR="0098063E">
          <w:rPr>
            <w:rFonts w:ascii="Times New Roman" w:hAnsi="Times New Roman" w:cs="Times New Roman"/>
          </w:rPr>
          <w:t xml:space="preserve"> </w:t>
        </w:r>
      </w:ins>
      <w:sdt>
        <w:sdtPr>
          <w:rPr>
            <w:rFonts w:ascii="Times New Roman" w:hAnsi="Times New Roman" w:cs="Times New Roman"/>
            <w:color w:val="000000"/>
          </w:rPr>
          <w:tag w:val="MENDELEY_CITATION_v3_eyJjaXRhdGlvbklEIjoiTUVOREVMRVlfQ0lUQVRJT05fZmMzZjY3NDYtYTBjMS00ZTFlLWFkODQtOGFkNWMzYTFjMjdkIiwicHJvcGVydGllcyI6eyJub3RlSW5kZXgiOjB9LCJpc0VkaXRlZCI6ZmFsc2UsIm1hbnVhbE92ZXJyaWRlIjp7ImlzTWFudWFsbHlPdmVycmlkZGVuIjpmYWxzZSwiY2l0ZXByb2NUZXh0IjoiKDMpIiwibWFudWFsT3ZlcnJpZGVUZXh0IjoiIn0sImNpdGF0aW9uSXRlbXMiOlt7ImlkIjoiZDYwMmZkNzctY2NiYi0zMzdlLTg1NDUtYzhlODU3Y2QxYmMzIiwiaXRlbURhdGEiOnsidHlwZSI6ImFydGljbGUtam91cm5hbCIsImlkIjoiZDYwMmZkNzctY2NiYi0zMzdlLTg1NDUtYzhlODU3Y2QxYmMz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"/>
          <w:id w:val="1105622751"/>
          <w:placeholder>
            <w:docPart w:val="DefaultPlaceholder_-1854013440"/>
          </w:placeholder>
        </w:sdtPr>
        <w:sdtContent>
          <w:r w:rsidR="00CB215C" w:rsidRPr="00CB215C">
            <w:rPr>
              <w:rFonts w:ascii="Times New Roman" w:hAnsi="Times New Roman" w:cs="Times New Roman"/>
              <w:color w:val="000000"/>
            </w:rPr>
            <w:t>(3)</w:t>
          </w:r>
        </w:sdtContent>
      </w:sdt>
      <w:r w:rsidR="008A136F" w:rsidRPr="00447403">
        <w:rPr>
          <w:rFonts w:ascii="Times New Roman" w:hAnsi="Times New Roman" w:cs="Times New Roman"/>
        </w:rPr>
        <w:t xml:space="preserve">. This mutation enhanced the ability of </w:t>
      </w:r>
      <w:r w:rsidR="008A136F" w:rsidRPr="00447403">
        <w:rPr>
          <w:rFonts w:ascii="Times New Roman" w:hAnsi="Times New Roman" w:cs="Times New Roman"/>
          <w:i/>
          <w:iCs/>
        </w:rPr>
        <w:t>Aedes albopictus</w:t>
      </w:r>
      <w:r w:rsidR="008A136F" w:rsidRPr="00447403">
        <w:rPr>
          <w:rFonts w:ascii="Times New Roman" w:hAnsi="Times New Roman" w:cs="Times New Roman"/>
        </w:rPr>
        <w:t xml:space="preserve"> mosquitoes to transmit the virus to humans</w:t>
      </w:r>
      <w:ins w:id="44" w:author="Mohammad Nayeem Hasan" w:date="2025-01-20T00:36:00Z" w16du:dateUtc="2025-01-19T18:36:00Z">
        <w:r w:rsidR="0098063E">
          <w:rPr>
            <w:rFonts w:ascii="Times New Roman" w:hAnsi="Times New Roman" w:cs="Times New Roman"/>
          </w:rPr>
          <w:t xml:space="preserve"> </w:t>
        </w:r>
      </w:ins>
      <w:sdt>
        <w:sdtPr>
          <w:rPr>
            <w:rFonts w:ascii="Times New Roman" w:hAnsi="Times New Roman" w:cs="Times New Roman"/>
            <w:color w:val="000000"/>
          </w:rPr>
          <w:tag w:val="MENDELEY_CITATION_v3_eyJjaXRhdGlvbklEIjoiTUVOREVMRVlfQ0lUQVRJT05fYjQ5M2JlNzQtZGNhMC00MTFjLTliNmUtMGE4NDU2ZWNhZjM0IiwicHJvcGVydGllcyI6eyJub3RlSW5kZXgiOjB9LCJpc0VkaXRlZCI6ZmFsc2UsIm1hbnVhbE92ZXJyaWRlIjp7ImlzTWFudWFsbHlPdmVycmlkZGVuIjpmYWxzZSwiY2l0ZXByb2NUZXh0IjoiKDMpIiwibWFudWFsT3ZlcnJpZGVUZXh0IjoiIn0sImNpdGF0aW9uSXRlbXMiOlt7ImlkIjoiZDYwMmZkNzctY2NiYi0zMzdlLTg1NDUtYzhlODU3Y2QxYmMzIiwiaXRlbURhdGEiOnsidHlwZSI6ImFydGljbGUtam91cm5hbCIsImlkIjoiZDYwMmZkNzctY2NiYi0zMzdlLTg1NDUtYzhlODU3Y2QxYmMz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"/>
          <w:id w:val="2040084566"/>
          <w:placeholder>
            <w:docPart w:val="DefaultPlaceholder_-1854013440"/>
          </w:placeholder>
        </w:sdtPr>
        <w:sdtContent>
          <w:r w:rsidR="00CB215C" w:rsidRPr="00CB215C">
            <w:rPr>
              <w:rFonts w:ascii="Times New Roman" w:hAnsi="Times New Roman" w:cs="Times New Roman"/>
              <w:color w:val="000000"/>
            </w:rPr>
            <w:t>(3)</w:t>
          </w:r>
        </w:sdtContent>
      </w:sdt>
      <w:r w:rsidR="008A136F" w:rsidRPr="00447403">
        <w:rPr>
          <w:rFonts w:ascii="Times New Roman" w:hAnsi="Times New Roman" w:cs="Times New Roman"/>
        </w:rPr>
        <w:t>.</w:t>
      </w:r>
      <w:r w:rsidR="0053281A" w:rsidRPr="00447403">
        <w:rPr>
          <w:rFonts w:ascii="Times New Roman" w:hAnsi="Times New Roman" w:cs="Times New Roman"/>
        </w:rPr>
        <w:t xml:space="preserve"> After</w:t>
      </w:r>
      <w:r w:rsidR="004D5F62" w:rsidRPr="00447403">
        <w:rPr>
          <w:rFonts w:ascii="Times New Roman" w:hAnsi="Times New Roman" w:cs="Times New Roman"/>
        </w:rPr>
        <w:t xml:space="preserve"> this adaptation CHIV has transmitted to more than 100 </w:t>
      </w:r>
      <w:r w:rsidR="00C01ED8" w:rsidRPr="00447403">
        <w:rPr>
          <w:rFonts w:ascii="Times New Roman" w:hAnsi="Times New Roman" w:cs="Times New Roman"/>
        </w:rPr>
        <w:t>countries</w:t>
      </w:r>
      <w:r w:rsidR="004D5F62" w:rsidRPr="00447403">
        <w:rPr>
          <w:rFonts w:ascii="Times New Roman" w:hAnsi="Times New Roman" w:cs="Times New Roman"/>
        </w:rPr>
        <w:t xml:space="preserve"> worldwide </w:t>
      </w:r>
      <w:r w:rsidR="00B33B09">
        <w:rPr>
          <w:rFonts w:ascii="Times New Roman" w:hAnsi="Times New Roman" w:cs="Times New Roman"/>
        </w:rPr>
        <w:t>between</w:t>
      </w:r>
      <w:r w:rsidR="004D5F62" w:rsidRPr="00447403">
        <w:rPr>
          <w:rFonts w:ascii="Times New Roman" w:hAnsi="Times New Roman" w:cs="Times New Roman"/>
        </w:rPr>
        <w:t xml:space="preserve"> 2014 and 2019</w:t>
      </w:r>
      <w:ins w:id="45" w:author="Mohammad Nayeem Hasan" w:date="2025-01-20T00:36:00Z" w16du:dateUtc="2025-01-19T18:36:00Z">
        <w:r w:rsidR="0098063E">
          <w:rPr>
            <w:rFonts w:ascii="Times New Roman" w:hAnsi="Times New Roman" w:cs="Times New Roman"/>
          </w:rPr>
          <w:t xml:space="preserve"> </w:t>
        </w:r>
      </w:ins>
      <w:sdt>
        <w:sdtPr>
          <w:rPr>
            <w:rFonts w:ascii="Times New Roman" w:hAnsi="Times New Roman" w:cs="Times New Roman"/>
            <w:color w:val="000000"/>
          </w:rPr>
          <w:tag w:val="MENDELEY_CITATION_v3_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"/>
          <w:id w:val="655650158"/>
          <w:placeholder>
            <w:docPart w:val="DefaultPlaceholder_-1854013440"/>
          </w:placeholder>
        </w:sdtPr>
        <w:sdtContent>
          <w:r w:rsidR="00CB215C" w:rsidRPr="00CB215C">
            <w:rPr>
              <w:rFonts w:ascii="Times New Roman" w:hAnsi="Times New Roman" w:cs="Times New Roman"/>
              <w:color w:val="000000"/>
            </w:rPr>
            <w:t>(1)</w:t>
          </w:r>
        </w:sdtContent>
      </w:sdt>
      <w:r w:rsidR="004D5F62" w:rsidRPr="00447403">
        <w:rPr>
          <w:rFonts w:ascii="Times New Roman" w:hAnsi="Times New Roman" w:cs="Times New Roman"/>
        </w:rPr>
        <w:t xml:space="preserve">. </w:t>
      </w:r>
      <w:r w:rsidR="0083043B">
        <w:rPr>
          <w:rFonts w:ascii="Times New Roman" w:hAnsi="Times New Roman" w:cs="Times New Roman"/>
        </w:rPr>
        <w:t>T</w:t>
      </w:r>
      <w:r w:rsidR="0083043B" w:rsidRPr="0083043B">
        <w:rPr>
          <w:rFonts w:ascii="Times New Roman" w:hAnsi="Times New Roman" w:cs="Times New Roman"/>
        </w:rPr>
        <w:t xml:space="preserve">he </w:t>
      </w:r>
      <w:r w:rsidR="0083043B">
        <w:rPr>
          <w:rFonts w:ascii="Times New Roman" w:hAnsi="Times New Roman" w:cs="Times New Roman"/>
        </w:rPr>
        <w:t xml:space="preserve">CHIK </w:t>
      </w:r>
      <w:r w:rsidR="0083043B" w:rsidRPr="0083043B">
        <w:rPr>
          <w:rFonts w:ascii="Times New Roman" w:hAnsi="Times New Roman" w:cs="Times New Roman"/>
        </w:rPr>
        <w:t>virus infects approximately 3 million people annually, with an estimated 1.3 to 2.7 billion people currently residing in areas at risk of CHIKV transmission</w:t>
      </w:r>
      <w:r w:rsidR="00E20814">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"/>
          <w:id w:val="-178189523"/>
          <w:placeholder>
            <w:docPart w:val="DefaultPlaceholder_-1854013440"/>
          </w:placeholder>
        </w:sdtPr>
        <w:sdtContent>
          <w:r w:rsidR="00CB215C" w:rsidRPr="00CB215C">
            <w:rPr>
              <w:rFonts w:ascii="Times New Roman" w:hAnsi="Times New Roman" w:cs="Times New Roman"/>
              <w:color w:val="000000"/>
            </w:rPr>
            <w:t>(5)</w:t>
          </w:r>
        </w:sdtContent>
      </w:sdt>
      <w:r w:rsidR="0083043B" w:rsidRPr="0083043B">
        <w:rPr>
          <w:rFonts w:ascii="Times New Roman" w:hAnsi="Times New Roman" w:cs="Times New Roman"/>
        </w:rPr>
        <w:t>.</w:t>
      </w:r>
    </w:p>
    <w:p w14:paraId="324A7342" w14:textId="77777777" w:rsidR="00E52579" w:rsidRDefault="00E52579" w:rsidP="00DA7CD7">
      <w:pPr>
        <w:spacing w:line="360" w:lineRule="auto"/>
        <w:rPr>
          <w:rFonts w:ascii="Times New Roman" w:hAnsi="Times New Roman" w:cs="Times New Roman"/>
        </w:rPr>
      </w:pPr>
    </w:p>
    <w:p w14:paraId="5BEA89EB" w14:textId="63FED62B" w:rsidR="00BF103A" w:rsidRPr="00447403" w:rsidRDefault="00EC7B5F" w:rsidP="00BF103A">
      <w:pPr>
        <w:spacing w:line="360" w:lineRule="auto"/>
        <w:rPr>
          <w:rFonts w:ascii="Times New Roman" w:hAnsi="Times New Roman" w:cs="Times New Roman"/>
        </w:rPr>
      </w:pPr>
      <w:r w:rsidRPr="00447403">
        <w:rPr>
          <w:rFonts w:ascii="Times New Roman" w:hAnsi="Times New Roman" w:cs="Times New Roman"/>
        </w:rPr>
        <w:t xml:space="preserve">Chikungunya virus was first reported in Bangladesh in </w:t>
      </w:r>
      <w:r w:rsidR="00B84EA8" w:rsidRPr="00447403">
        <w:rPr>
          <w:rFonts w:ascii="Times New Roman" w:hAnsi="Times New Roman" w:cs="Times New Roman"/>
        </w:rPr>
        <w:t xml:space="preserve">December </w:t>
      </w:r>
      <w:r w:rsidR="00FC114D" w:rsidRPr="00447403">
        <w:rPr>
          <w:rFonts w:ascii="Times New Roman" w:hAnsi="Times New Roman" w:cs="Times New Roman"/>
        </w:rPr>
        <w:t>2008 in</w:t>
      </w:r>
      <w:r w:rsidR="005173D3" w:rsidRPr="00447403">
        <w:rPr>
          <w:rFonts w:ascii="Times New Roman" w:hAnsi="Times New Roman" w:cs="Times New Roman"/>
        </w:rPr>
        <w:t xml:space="preserve"> two </w:t>
      </w:r>
      <w:r w:rsidR="008512F7" w:rsidRPr="00447403">
        <w:rPr>
          <w:rFonts w:ascii="Times New Roman" w:hAnsi="Times New Roman" w:cs="Times New Roman"/>
        </w:rPr>
        <w:t>adjacent north</w:t>
      </w:r>
      <w:r w:rsidR="000E6D51" w:rsidRPr="00447403">
        <w:rPr>
          <w:rFonts w:ascii="Times New Roman" w:hAnsi="Times New Roman" w:cs="Times New Roman"/>
        </w:rPr>
        <w:t>-western district</w:t>
      </w:r>
      <w:r w:rsidR="005173D3" w:rsidRPr="00447403">
        <w:rPr>
          <w:rFonts w:ascii="Times New Roman" w:hAnsi="Times New Roman" w:cs="Times New Roman"/>
        </w:rPr>
        <w:t>s, Rajsha</w:t>
      </w:r>
      <w:r w:rsidR="00690289" w:rsidRPr="00447403">
        <w:rPr>
          <w:rFonts w:ascii="Times New Roman" w:hAnsi="Times New Roman" w:cs="Times New Roman"/>
        </w:rPr>
        <w:t>hi and</w:t>
      </w:r>
      <w:r w:rsidR="000E6D51" w:rsidRPr="00447403">
        <w:rPr>
          <w:rFonts w:ascii="Times New Roman" w:hAnsi="Times New Roman" w:cs="Times New Roman"/>
        </w:rPr>
        <w:t xml:space="preserve"> </w:t>
      </w:r>
      <w:ins w:id="46" w:author="Mohammad Nayeem Hasan" w:date="2025-01-20T00:36:00Z" w16du:dateUtc="2025-01-19T18:36:00Z">
        <w:r w:rsidR="0098063E" w:rsidRPr="0098063E">
          <w:rPr>
            <w:rFonts w:ascii="Times New Roman" w:hAnsi="Times New Roman" w:cs="Times New Roman"/>
          </w:rPr>
          <w:t>Chapainawabganj</w:t>
        </w:r>
      </w:ins>
      <w:del w:id="47" w:author="Mohammad Nayeem Hasan" w:date="2025-01-20T00:36:00Z" w16du:dateUtc="2025-01-19T18:36:00Z">
        <w:r w:rsidR="000E6D51" w:rsidRPr="00447403" w:rsidDel="0098063E">
          <w:rPr>
            <w:rFonts w:ascii="Times New Roman" w:hAnsi="Times New Roman" w:cs="Times New Roman"/>
          </w:rPr>
          <w:delText>Capai Nowabgang</w:delText>
        </w:r>
      </w:del>
      <w:r w:rsidRPr="00447403">
        <w:rPr>
          <w:rFonts w:ascii="Times New Roman" w:hAnsi="Times New Roman" w:cs="Times New Roman"/>
        </w:rPr>
        <w:t>.</w:t>
      </w:r>
      <w:r w:rsidR="000E6D51" w:rsidRPr="00447403">
        <w:rPr>
          <w:rFonts w:ascii="Times New Roman" w:hAnsi="Times New Roman" w:cs="Times New Roman"/>
        </w:rPr>
        <w:t xml:space="preserve"> </w:t>
      </w:r>
      <w:r w:rsidR="00846244" w:rsidRPr="00447403">
        <w:rPr>
          <w:rFonts w:ascii="Times New Roman" w:hAnsi="Times New Roman" w:cs="Times New Roman"/>
        </w:rPr>
        <w:t>Subsequently, outbreaks were reported in 2009, 2011</w:t>
      </w:r>
      <w:r w:rsidR="007D7EAD" w:rsidRPr="00447403">
        <w:rPr>
          <w:rFonts w:ascii="Times New Roman" w:hAnsi="Times New Roman" w:cs="Times New Roman"/>
        </w:rPr>
        <w:t xml:space="preserve"> and 2012</w:t>
      </w:r>
      <w:r w:rsidR="005173D3" w:rsidRPr="0044740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"/>
          <w:id w:val="-740940438"/>
          <w:placeholder>
            <w:docPart w:val="DefaultPlaceholder_-1854013440"/>
          </w:placeholder>
        </w:sdtPr>
        <w:sdtContent>
          <w:r w:rsidR="00CB215C" w:rsidRPr="00CB215C">
            <w:rPr>
              <w:rFonts w:ascii="Times New Roman" w:hAnsi="Times New Roman" w:cs="Times New Roman"/>
              <w:color w:val="000000"/>
            </w:rPr>
            <w:t>(6,7)</w:t>
          </w:r>
        </w:sdtContent>
      </w:sdt>
      <w:r w:rsidR="007D7EAD" w:rsidRPr="00447403">
        <w:rPr>
          <w:rFonts w:ascii="Times New Roman" w:hAnsi="Times New Roman" w:cs="Times New Roman"/>
        </w:rPr>
        <w:t xml:space="preserve">. In 2017, </w:t>
      </w:r>
      <w:r w:rsidR="003B19E0" w:rsidRPr="00447403">
        <w:rPr>
          <w:rFonts w:ascii="Times New Roman" w:hAnsi="Times New Roman" w:cs="Times New Roman"/>
        </w:rPr>
        <w:t>Bangladesh</w:t>
      </w:r>
      <w:r w:rsidR="007D7EAD" w:rsidRPr="00447403">
        <w:rPr>
          <w:rFonts w:ascii="Times New Roman" w:hAnsi="Times New Roman" w:cs="Times New Roman"/>
        </w:rPr>
        <w:t xml:space="preserve"> experienced the </w:t>
      </w:r>
      <w:r w:rsidR="003B19E0" w:rsidRPr="00447403">
        <w:rPr>
          <w:rFonts w:ascii="Times New Roman" w:hAnsi="Times New Roman" w:cs="Times New Roman"/>
        </w:rPr>
        <w:t>largest</w:t>
      </w:r>
      <w:r w:rsidR="007D7EAD" w:rsidRPr="00447403">
        <w:rPr>
          <w:rFonts w:ascii="Times New Roman" w:hAnsi="Times New Roman" w:cs="Times New Roman"/>
        </w:rPr>
        <w:t xml:space="preserve"> CHIKV outbreak </w:t>
      </w:r>
      <w:r w:rsidR="00145DD1" w:rsidRPr="00447403">
        <w:rPr>
          <w:rFonts w:ascii="Times New Roman" w:hAnsi="Times New Roman" w:cs="Times New Roman"/>
        </w:rPr>
        <w:t xml:space="preserve">with </w:t>
      </w:r>
      <w:r w:rsidR="00CA225A" w:rsidRPr="00447403">
        <w:rPr>
          <w:rFonts w:ascii="Times New Roman" w:hAnsi="Times New Roman" w:cs="Times New Roman"/>
        </w:rPr>
        <w:t xml:space="preserve">13,176 clinically confirmed cases in 17 of 64 districts of the country </w:t>
      </w:r>
      <w:sdt>
        <w:sdtPr>
          <w:rPr>
            <w:rFonts w:ascii="Times New Roman" w:hAnsi="Times New Roman" w:cs="Times New Roman"/>
            <w:color w:val="000000"/>
          </w:rPr>
          <w:tag w:val="MENDELEY_CITATION_v3_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"/>
          <w:id w:val="329565801"/>
          <w:placeholder>
            <w:docPart w:val="DefaultPlaceholder_-1854013440"/>
          </w:placeholder>
        </w:sdtPr>
        <w:sdtContent>
          <w:r w:rsidR="00CB215C" w:rsidRPr="00CB215C">
            <w:rPr>
              <w:rFonts w:ascii="Times New Roman" w:hAnsi="Times New Roman" w:cs="Times New Roman"/>
              <w:color w:val="000000"/>
            </w:rPr>
            <w:t>(8)</w:t>
          </w:r>
        </w:sdtContent>
      </w:sdt>
      <w:r w:rsidR="00325955" w:rsidRPr="00447403">
        <w:rPr>
          <w:rFonts w:ascii="Times New Roman" w:hAnsi="Times New Roman" w:cs="Times New Roman"/>
        </w:rPr>
        <w:t>.</w:t>
      </w:r>
      <w:r w:rsidR="001916E2">
        <w:rPr>
          <w:rFonts w:ascii="Times New Roman" w:hAnsi="Times New Roman" w:cs="Times New Roman"/>
        </w:rPr>
        <w:t xml:space="preserve"> A modelling study predicted </w:t>
      </w:r>
      <w:r w:rsidR="001916E2" w:rsidRPr="001916E2">
        <w:rPr>
          <w:rFonts w:ascii="Times New Roman" w:hAnsi="Times New Roman" w:cs="Times New Roman"/>
        </w:rPr>
        <w:t>a peak prevalence of 47 cases per 1,000</w:t>
      </w:r>
      <w:r w:rsidR="00AB7163">
        <w:rPr>
          <w:rFonts w:ascii="Times New Roman" w:hAnsi="Times New Roman" w:cs="Times New Roman"/>
        </w:rPr>
        <w:t xml:space="preserve"> people in Dhaka city </w:t>
      </w:r>
      <w:r w:rsidR="00F67109">
        <w:rPr>
          <w:rFonts w:ascii="Times New Roman" w:hAnsi="Times New Roman" w:cs="Times New Roman"/>
        </w:rPr>
        <w:t>during 2017 outbreak</w:t>
      </w:r>
      <w:ins w:id="48" w:author="Mohammad Nayeem Hasan" w:date="2025-01-20T00:37:00Z" w16du:dateUtc="2025-01-19T18:37:00Z">
        <w:r w:rsidR="0098063E">
          <w:rPr>
            <w:rFonts w:ascii="Times New Roman" w:hAnsi="Times New Roman" w:cs="Times New Roman"/>
          </w:rPr>
          <w:t xml:space="preserve"> </w:t>
        </w:r>
      </w:ins>
      <w:sdt>
        <w:sdtPr>
          <w:rPr>
            <w:rFonts w:ascii="Times New Roman" w:hAnsi="Times New Roman" w:cs="Times New Roman"/>
            <w:color w:val="000000"/>
          </w:rPr>
          <w:tag w:val="MENDELEY_CITATION_v3_eyJjaXRhdGlvbklEIjoiTUVOREVMRVlfQ0lUQVRJT05fNWQwNTU3MmMtMmMyMi00ZjJkLTgwOTYtMGU0YmU2OGNkMDJiIiwicHJvcGVydGllcyI6eyJub3RlSW5kZXgiOjB9LCJpc0VkaXRlZCI6ZmFsc2UsIm1hbnVhbE92ZXJyaWRlIjp7ImlzTWFudWFsbHlPdmVycmlkZGVuIjpmYWxzZSwiY2l0ZXByb2NUZXh0IjoiKDkpIiwibWFudWFsT3ZlcnJpZGVUZXh0IjoiIn0sImNpdGF0aW9uSXRlbXMiOlt7ImlkIjoiM2ZkOGQyOGYtYmNjZC0zOTU2LWEwM2YtZmQzZjcxZTcwMGZhIiwiaXRlbURhdGEiOnsidHlwZSI6ImFydGljbGUtam91cm5hbCIsImlkIjoiM2ZkOGQyOGYtYmNjZC0zOTU2LWEwM2YtZmQzZjcxZTcwMGZh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"/>
          <w:id w:val="1801268020"/>
          <w:placeholder>
            <w:docPart w:val="DefaultPlaceholder_-1854013440"/>
          </w:placeholder>
        </w:sdtPr>
        <w:sdtContent>
          <w:r w:rsidR="00CB215C" w:rsidRPr="00CB215C">
            <w:rPr>
              <w:rFonts w:ascii="Times New Roman" w:hAnsi="Times New Roman" w:cs="Times New Roman"/>
              <w:color w:val="000000"/>
            </w:rPr>
            <w:t>(9)</w:t>
          </w:r>
        </w:sdtContent>
      </w:sdt>
      <w:r w:rsidR="001916E2" w:rsidRPr="001916E2">
        <w:rPr>
          <w:rFonts w:ascii="Times New Roman" w:hAnsi="Times New Roman" w:cs="Times New Roman"/>
        </w:rPr>
        <w:t xml:space="preserve">. </w:t>
      </w:r>
      <w:r w:rsidR="00F67109">
        <w:rPr>
          <w:rFonts w:ascii="Times New Roman" w:hAnsi="Times New Roman" w:cs="Times New Roman"/>
        </w:rPr>
        <w:t>T</w:t>
      </w:r>
      <w:r w:rsidR="001916E2" w:rsidRPr="001916E2">
        <w:rPr>
          <w:rFonts w:ascii="Times New Roman" w:hAnsi="Times New Roman" w:cs="Times New Roman"/>
        </w:rPr>
        <w:t>hese estimates are significantly higher than the official report of 13,176 total cases between April and September</w:t>
      </w:r>
      <w:r w:rsidR="00A9347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zAyYThlZDMtMGFlMi00YjA3LTlkNGEtZGE0YTMzYjUwMjI4IiwicHJvcGVydGllcyI6eyJub3RlSW5kZXgiOjB9LCJpc0VkaXRlZCI6ZmFsc2UsIm1hbnVhbE92ZXJyaWRlIjp7ImlzTWFudWFsbHlPdmVycmlkZGVuIjpmYWxzZSwiY2l0ZXByb2NUZXh0IjoiKDkpIiwibWFudWFsT3ZlcnJpZGVUZXh0IjoiIn0sImNpdGF0aW9uSXRlbXMiOlt7ImlkIjoiM2ZkOGQyOGYtYmNjZC0zOTU2LWEwM2YtZmQzZjcxZTcwMGZhIiwiaXRlbURhdGEiOnsidHlwZSI6ImFydGljbGUtam91cm5hbCIsImlkIjoiM2ZkOGQyOGYtYmNjZC0zOTU2LWEwM2YtZmQzZjcxZTcwMGZh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"/>
          <w:id w:val="-1803214353"/>
          <w:placeholder>
            <w:docPart w:val="DefaultPlaceholder_-1854013440"/>
          </w:placeholder>
        </w:sdtPr>
        <w:sdtContent>
          <w:r w:rsidR="00CB215C" w:rsidRPr="00CB215C">
            <w:rPr>
              <w:rFonts w:ascii="Times New Roman" w:hAnsi="Times New Roman" w:cs="Times New Roman"/>
              <w:color w:val="000000"/>
            </w:rPr>
            <w:t>(9)</w:t>
          </w:r>
        </w:sdtContent>
      </w:sdt>
      <w:r w:rsidR="001916E2" w:rsidRPr="001916E2">
        <w:rPr>
          <w:rFonts w:ascii="Times New Roman" w:hAnsi="Times New Roman" w:cs="Times New Roman"/>
        </w:rPr>
        <w:t>.</w:t>
      </w:r>
      <w:r w:rsidR="00F67109">
        <w:rPr>
          <w:rFonts w:ascii="Times New Roman" w:hAnsi="Times New Roman" w:cs="Times New Roman"/>
        </w:rPr>
        <w:t xml:space="preserve"> </w:t>
      </w:r>
      <w:r w:rsidR="00A9347E">
        <w:rPr>
          <w:rFonts w:ascii="Times New Roman" w:hAnsi="Times New Roman" w:cs="Times New Roman"/>
        </w:rPr>
        <w:t xml:space="preserve">The study also estimated a very high basic reproduction number of CHIKV </w:t>
      </w:r>
      <w:r w:rsidR="00BF44F4">
        <w:rPr>
          <w:rFonts w:ascii="Times New Roman" w:hAnsi="Times New Roman" w:cs="Times New Roman"/>
        </w:rPr>
        <w:t xml:space="preserve">(4.20) during 2017 outbreak </w:t>
      </w:r>
      <w:sdt>
        <w:sdtPr>
          <w:rPr>
            <w:rFonts w:ascii="Times New Roman" w:hAnsi="Times New Roman" w:cs="Times New Roman"/>
            <w:color w:val="000000"/>
          </w:rPr>
          <w:tag w:val="MENDELEY_CITATION_v3_eyJjaXRhdGlvbklEIjoiTUVOREVMRVlfQ0lUQVRJT05fMTBkY2ZiODQtM2M4My00N2Q1LWFhNzctNzhlODUzYTc0MjgxIiwicHJvcGVydGllcyI6eyJub3RlSW5kZXgiOjB9LCJpc0VkaXRlZCI6ZmFsc2UsIm1hbnVhbE92ZXJyaWRlIjp7ImlzTWFudWFsbHlPdmVycmlkZGVuIjpmYWxzZSwiY2l0ZXByb2NUZXh0IjoiKDkpIiwibWFudWFsT3ZlcnJpZGVUZXh0IjoiIn0sImNpdGF0aW9uSXRlbXMiOlt7ImlkIjoiM2ZkOGQyOGYtYmNjZC0zOTU2LWEwM2YtZmQzZjcxZTcwMGZhIiwiaXRlbURhdGEiOnsidHlwZSI6ImFydGljbGUtam91cm5hbCIsImlkIjoiM2ZkOGQyOGYtYmNjZC0zOTU2LWEwM2YtZmQzZjcxZTcwMGZh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"/>
          <w:id w:val="1927379204"/>
          <w:placeholder>
            <w:docPart w:val="DefaultPlaceholder_-1854013440"/>
          </w:placeholder>
        </w:sdtPr>
        <w:sdtContent>
          <w:r w:rsidR="00CB215C" w:rsidRPr="00CB215C">
            <w:rPr>
              <w:rFonts w:ascii="Times New Roman" w:hAnsi="Times New Roman" w:cs="Times New Roman"/>
              <w:color w:val="000000"/>
            </w:rPr>
            <w:t>(9)</w:t>
          </w:r>
        </w:sdtContent>
      </w:sdt>
      <w:r w:rsidR="00BF44F4">
        <w:rPr>
          <w:rFonts w:ascii="Times New Roman" w:hAnsi="Times New Roman" w:cs="Times New Roman"/>
        </w:rPr>
        <w:t xml:space="preserve">. </w:t>
      </w:r>
      <w:r w:rsidR="00761AAB">
        <w:rPr>
          <w:rFonts w:ascii="Times New Roman" w:hAnsi="Times New Roman" w:cs="Times New Roman"/>
        </w:rPr>
        <w:t>Nationwide</w:t>
      </w:r>
      <w:r w:rsidR="00325955" w:rsidRPr="00447403">
        <w:rPr>
          <w:rFonts w:ascii="Times New Roman" w:hAnsi="Times New Roman" w:cs="Times New Roman"/>
        </w:rPr>
        <w:t xml:space="preserve"> surveillance </w:t>
      </w:r>
      <w:r w:rsidR="006500F0" w:rsidRPr="00447403">
        <w:rPr>
          <w:rFonts w:ascii="Times New Roman" w:hAnsi="Times New Roman" w:cs="Times New Roman"/>
        </w:rPr>
        <w:t xml:space="preserve">conducted between 2015 and 2016 </w:t>
      </w:r>
      <w:r w:rsidR="00325955" w:rsidRPr="00447403">
        <w:rPr>
          <w:rFonts w:ascii="Times New Roman" w:hAnsi="Times New Roman" w:cs="Times New Roman"/>
        </w:rPr>
        <w:t xml:space="preserve">reported a seroprevalence of </w:t>
      </w:r>
      <w:r w:rsidR="00744EF8" w:rsidRPr="00447403">
        <w:rPr>
          <w:rFonts w:ascii="Times New Roman" w:hAnsi="Times New Roman" w:cs="Times New Roman"/>
        </w:rPr>
        <w:t xml:space="preserve">2.4% </w:t>
      </w:r>
      <w:r w:rsidR="003A2F7C" w:rsidRPr="00447403">
        <w:rPr>
          <w:rFonts w:ascii="Times New Roman" w:hAnsi="Times New Roman" w:cs="Times New Roman"/>
        </w:rPr>
        <w:t>and predicted 4.99 million people to be infected wit</w:t>
      </w:r>
      <w:r w:rsidR="004542A2" w:rsidRPr="00447403">
        <w:rPr>
          <w:rFonts w:ascii="Times New Roman" w:hAnsi="Times New Roman" w:cs="Times New Roman"/>
        </w:rPr>
        <w:t>h</w:t>
      </w:r>
      <w:r w:rsidR="003A2F7C" w:rsidRPr="00447403">
        <w:rPr>
          <w:rFonts w:ascii="Times New Roman" w:hAnsi="Times New Roman" w:cs="Times New Roman"/>
        </w:rPr>
        <w:t xml:space="preserve"> CHIKV before </w:t>
      </w:r>
      <w:r w:rsidR="00761AAB">
        <w:rPr>
          <w:rFonts w:ascii="Times New Roman" w:hAnsi="Times New Roman" w:cs="Times New Roman"/>
        </w:rPr>
        <w:t xml:space="preserve">the </w:t>
      </w:r>
      <w:r w:rsidR="003A2F7C" w:rsidRPr="00447403">
        <w:rPr>
          <w:rFonts w:ascii="Times New Roman" w:hAnsi="Times New Roman" w:cs="Times New Roman"/>
        </w:rPr>
        <w:t xml:space="preserve">2017 major outbreak </w:t>
      </w:r>
      <w:r w:rsidR="00744EF8" w:rsidRPr="00447403">
        <w:rPr>
          <w:rFonts w:ascii="Times New Roman" w:hAnsi="Times New Roman" w:cs="Times New Roman"/>
        </w:rPr>
        <w:t xml:space="preserve">in </w:t>
      </w:r>
      <w:r w:rsidR="00A835CA" w:rsidRPr="00447403">
        <w:rPr>
          <w:rFonts w:ascii="Times New Roman" w:hAnsi="Times New Roman" w:cs="Times New Roman"/>
        </w:rPr>
        <w:t>Bangladesh</w:t>
      </w:r>
      <w:ins w:id="49" w:author="Mohammad Nayeem Hasan" w:date="2025-01-20T00:37:00Z" w16du:dateUtc="2025-01-19T18:37:00Z">
        <w:r w:rsidR="0098063E">
          <w:rPr>
            <w:rFonts w:ascii="Times New Roman" w:hAnsi="Times New Roman" w:cs="Times New Roman"/>
          </w:rPr>
          <w:t xml:space="preserve"> </w:t>
        </w:r>
      </w:ins>
      <w:sdt>
        <w:sdtPr>
          <w:rPr>
            <w:rFonts w:ascii="Times New Roman" w:hAnsi="Times New Roman" w:cs="Times New Roman"/>
            <w:color w:val="000000"/>
          </w:rPr>
          <w:tag w:val="MENDELEY_CITATION_v3_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"/>
          <w:id w:val="-1287810825"/>
          <w:placeholder>
            <w:docPart w:val="DefaultPlaceholder_-1854013440"/>
          </w:placeholder>
        </w:sdtPr>
        <w:sdtContent>
          <w:r w:rsidR="00CB215C" w:rsidRPr="00CB215C">
            <w:rPr>
              <w:rFonts w:ascii="Times New Roman" w:hAnsi="Times New Roman" w:cs="Times New Roman"/>
              <w:color w:val="000000"/>
            </w:rPr>
            <w:t>(10)</w:t>
          </w:r>
        </w:sdtContent>
      </w:sdt>
      <w:r w:rsidR="006500F0" w:rsidRPr="00447403">
        <w:rPr>
          <w:rFonts w:ascii="Times New Roman" w:hAnsi="Times New Roman" w:cs="Times New Roman"/>
        </w:rPr>
        <w:t xml:space="preserve">. </w:t>
      </w:r>
      <w:r w:rsidR="00B271F2" w:rsidRPr="00447403">
        <w:rPr>
          <w:rFonts w:ascii="Times New Roman" w:hAnsi="Times New Roman" w:cs="Times New Roman"/>
        </w:rPr>
        <w:t xml:space="preserve">However, after 2017, CHIKV had almost disappeared from Bangladesh with no case detected anywhere in the country. </w:t>
      </w:r>
      <w:r w:rsidR="00BF103A" w:rsidRPr="00447403">
        <w:rPr>
          <w:rFonts w:ascii="Times New Roman" w:hAnsi="Times New Roman" w:cs="Times New Roman"/>
        </w:rPr>
        <w:t>This study reports an outbreak of CHIKV in Dhaka and its surrounding areas, detailing the clinical characteristics of the virus and the disease it causes.</w:t>
      </w:r>
    </w:p>
    <w:p w14:paraId="51E59900" w14:textId="48FC61CC" w:rsidR="00FB3D79" w:rsidRDefault="00FB3D79">
      <w:pPr>
        <w:rPr>
          <w:rFonts w:ascii="Times New Roman" w:hAnsi="Times New Roman" w:cs="Times New Roman"/>
        </w:rPr>
      </w:pPr>
      <w:r>
        <w:rPr>
          <w:rFonts w:ascii="Times New Roman" w:hAnsi="Times New Roman" w:cs="Times New Roman"/>
        </w:rPr>
        <w:br w:type="page"/>
      </w:r>
    </w:p>
    <w:p w14:paraId="2E638055" w14:textId="2BBB3563" w:rsidR="00D93225" w:rsidRPr="00447403" w:rsidRDefault="00447403">
      <w:pPr>
        <w:rPr>
          <w:rFonts w:ascii="Times New Roman" w:hAnsi="Times New Roman" w:cs="Times New Roman"/>
          <w:b/>
          <w:bCs/>
        </w:rPr>
      </w:pPr>
      <w:r w:rsidRPr="00447403">
        <w:rPr>
          <w:rFonts w:ascii="Times New Roman" w:hAnsi="Times New Roman" w:cs="Times New Roman"/>
          <w:b/>
          <w:bCs/>
        </w:rPr>
        <w:lastRenderedPageBreak/>
        <w:t xml:space="preserve">Methods: </w:t>
      </w:r>
    </w:p>
    <w:p w14:paraId="3751CB68" w14:textId="77777777" w:rsidR="00DA7CD7" w:rsidRPr="00FB3D79" w:rsidRDefault="00DA7CD7" w:rsidP="00DA7CD7">
      <w:pPr>
        <w:spacing w:after="0" w:line="480" w:lineRule="auto"/>
        <w:jc w:val="both"/>
        <w:rPr>
          <w:rFonts w:ascii="Times New Roman" w:hAnsi="Times New Roman" w:cs="Times New Roman"/>
          <w:b/>
          <w:bCs/>
        </w:rPr>
      </w:pPr>
      <w:r w:rsidRPr="00FB3D79">
        <w:rPr>
          <w:rFonts w:ascii="Times New Roman" w:hAnsi="Times New Roman" w:cs="Times New Roman"/>
          <w:b/>
          <w:bCs/>
        </w:rPr>
        <w:t>Epidemiological Data collection</w:t>
      </w:r>
    </w:p>
    <w:p w14:paraId="57F52F25" w14:textId="77777777" w:rsidR="00DA7CD7" w:rsidRPr="00FB3D79" w:rsidRDefault="00DA7CD7" w:rsidP="008144F2">
      <w:pPr>
        <w:spacing w:line="360" w:lineRule="auto"/>
        <w:jc w:val="both"/>
        <w:rPr>
          <w:rFonts w:ascii="Times New Roman" w:hAnsi="Times New Roman" w:cs="Times New Roman"/>
        </w:rPr>
      </w:pPr>
      <w:r w:rsidRPr="00FB3D79">
        <w:rPr>
          <w:rFonts w:ascii="Times New Roman" w:hAnsi="Times New Roman" w:cs="Times New Roman"/>
        </w:rPr>
        <w:t>In response to a reported chikungunya outbreak in Dhaka, the Institute of Epidemiology, Disease Control and Research (IEDCR) established a sample collection booth to facilitate testing for suspected chikungunya cases referred by physicians. A suspected chikungunya case was defined as any individual presenting with fever and arthralgia/arthritis not attributable to other medical conditions. Data were collected using a pre-designed questionnaire, and informed consent was obtained from all participants during sample collection to include them in the study. A total of 394 suspected cases were referred to IEDCR and subsequently enrolled in the investigation.</w:t>
      </w:r>
    </w:p>
    <w:p w14:paraId="504F6FF3" w14:textId="77777777" w:rsidR="00DA7CD7" w:rsidRPr="00FB3D79" w:rsidRDefault="00DA7CD7" w:rsidP="00DA7CD7">
      <w:pPr>
        <w:spacing w:after="0" w:line="480" w:lineRule="auto"/>
        <w:jc w:val="both"/>
        <w:rPr>
          <w:rFonts w:ascii="Times New Roman" w:hAnsi="Times New Roman" w:cs="Times New Roman"/>
          <w:b/>
          <w:bCs/>
        </w:rPr>
      </w:pPr>
      <w:r w:rsidRPr="00FB3D79">
        <w:rPr>
          <w:rFonts w:ascii="Times New Roman" w:hAnsi="Times New Roman" w:cs="Times New Roman"/>
          <w:b/>
          <w:bCs/>
        </w:rPr>
        <w:t>Sample collection</w:t>
      </w:r>
    </w:p>
    <w:p w14:paraId="12868E21" w14:textId="77777777" w:rsidR="00DA7CD7" w:rsidRPr="00FB3D79" w:rsidRDefault="00DA7CD7" w:rsidP="008144F2">
      <w:pPr>
        <w:spacing w:line="360" w:lineRule="auto"/>
        <w:jc w:val="both"/>
        <w:rPr>
          <w:rFonts w:ascii="Times New Roman" w:hAnsi="Times New Roman" w:cs="Times New Roman"/>
        </w:rPr>
      </w:pPr>
      <w:r w:rsidRPr="00FB3D79">
        <w:rPr>
          <w:rFonts w:ascii="Times New Roman" w:hAnsi="Times New Roman" w:cs="Times New Roman"/>
        </w:rPr>
        <w:t>Following aseptic procedures, 3–4 mL of blood was collected from each participant into tubes containing a clot activator. The serum was then separated and stored at 4°C until further testing could be performed.</w:t>
      </w:r>
    </w:p>
    <w:p w14:paraId="4F073B17" w14:textId="77777777" w:rsidR="00DA7CD7" w:rsidRPr="00FB3D79" w:rsidRDefault="00DA7CD7" w:rsidP="00DA7CD7">
      <w:pPr>
        <w:spacing w:line="480" w:lineRule="auto"/>
        <w:jc w:val="both"/>
        <w:rPr>
          <w:rFonts w:ascii="Times New Roman" w:hAnsi="Times New Roman" w:cs="Times New Roman"/>
          <w:b/>
          <w:bCs/>
        </w:rPr>
      </w:pPr>
    </w:p>
    <w:p w14:paraId="6372B68C" w14:textId="77777777" w:rsidR="00DA7CD7" w:rsidRPr="00FB3D79" w:rsidRDefault="00DA7CD7" w:rsidP="00DA7CD7">
      <w:pPr>
        <w:spacing w:after="0" w:line="480" w:lineRule="auto"/>
        <w:jc w:val="both"/>
        <w:rPr>
          <w:rFonts w:ascii="Times New Roman" w:hAnsi="Times New Roman" w:cs="Times New Roman"/>
          <w:b/>
          <w:bCs/>
        </w:rPr>
      </w:pPr>
      <w:r w:rsidRPr="00FB3D79">
        <w:rPr>
          <w:rFonts w:ascii="Times New Roman" w:hAnsi="Times New Roman" w:cs="Times New Roman"/>
          <w:b/>
          <w:bCs/>
        </w:rPr>
        <w:t>RT-PCR testing</w:t>
      </w:r>
    </w:p>
    <w:p w14:paraId="42D206DB" w14:textId="77777777" w:rsidR="00DA7CD7" w:rsidRPr="00FB3D79" w:rsidRDefault="00DA7CD7" w:rsidP="008144F2">
      <w:pPr>
        <w:spacing w:line="360" w:lineRule="auto"/>
        <w:jc w:val="both"/>
        <w:rPr>
          <w:rFonts w:ascii="Times New Roman" w:hAnsi="Times New Roman" w:cs="Times New Roman"/>
        </w:rPr>
      </w:pPr>
      <w:r w:rsidRPr="00FB3D79">
        <w:rPr>
          <w:rFonts w:ascii="Times New Roman" w:hAnsi="Times New Roman" w:cs="Times New Roman"/>
        </w:rPr>
        <w:t>Viral RNA was extracted from 140 µL of serum using the QIAamp Viral RNA Mini Kit (QIAGEN, Cat# 52906) following the manufacturer's instructions. The RNA was purified and eluted in a final volume of 30 µL.</w:t>
      </w:r>
    </w:p>
    <w:p w14:paraId="0E5DCBEA" w14:textId="5C5F7449" w:rsidR="00DA7CD7" w:rsidRPr="00FB3D79" w:rsidRDefault="00DA7CD7" w:rsidP="008144F2">
      <w:pPr>
        <w:spacing w:line="360" w:lineRule="auto"/>
        <w:jc w:val="both"/>
      </w:pPr>
      <w:r w:rsidRPr="00FB3D79">
        <w:rPr>
          <w:rFonts w:ascii="Times New Roman" w:hAnsi="Times New Roman" w:cs="Times New Roman"/>
        </w:rPr>
        <w:t>Real-time reverse transcription PCR (RT-PCR) was performed using the Genesig Dengue, Zika, Chikungunya multiplex RT-PCR Kit (Primer Design, Cat# R00600) on an ABI QuantStudio 5 thermal cycler. The thermal cycling protocol included the following steps: Reverse Transcription at 55</w:t>
      </w:r>
      <w:r w:rsidRPr="00FB3D79">
        <w:rPr>
          <w:rFonts w:ascii="Times New Roman" w:hAnsi="Times New Roman" w:cs="Times New Roman"/>
          <w:vertAlign w:val="superscript"/>
        </w:rPr>
        <w:t>0</w:t>
      </w:r>
      <w:r w:rsidRPr="00FB3D79">
        <w:rPr>
          <w:rFonts w:ascii="Times New Roman" w:hAnsi="Times New Roman" w:cs="Times New Roman"/>
        </w:rPr>
        <w:t>C for 10 mins, enzyme activation at 95</w:t>
      </w:r>
      <w:r w:rsidRPr="00FB3D79">
        <w:rPr>
          <w:rFonts w:ascii="Times New Roman" w:hAnsi="Times New Roman" w:cs="Times New Roman"/>
          <w:vertAlign w:val="superscript"/>
        </w:rPr>
        <w:t>0</w:t>
      </w:r>
      <w:r w:rsidRPr="00FB3D79">
        <w:rPr>
          <w:rFonts w:ascii="Times New Roman" w:hAnsi="Times New Roman" w:cs="Times New Roman"/>
        </w:rPr>
        <w:t>C for 2 mins followed by 50 cycles of denaturation at 95</w:t>
      </w:r>
      <w:r w:rsidRPr="00FB3D79">
        <w:rPr>
          <w:rFonts w:ascii="Times New Roman" w:hAnsi="Times New Roman" w:cs="Times New Roman"/>
          <w:vertAlign w:val="superscript"/>
        </w:rPr>
        <w:t>0</w:t>
      </w:r>
      <w:r w:rsidRPr="00FB3D79">
        <w:rPr>
          <w:rFonts w:ascii="Times New Roman" w:hAnsi="Times New Roman" w:cs="Times New Roman"/>
        </w:rPr>
        <w:t>C for 10 seconds and annealing &amp; extension at 60</w:t>
      </w:r>
      <w:r w:rsidRPr="00FB3D79">
        <w:rPr>
          <w:rFonts w:ascii="Times New Roman" w:hAnsi="Times New Roman" w:cs="Times New Roman"/>
          <w:vertAlign w:val="superscript"/>
        </w:rPr>
        <w:t>0</w:t>
      </w:r>
      <w:r w:rsidRPr="00FB3D79">
        <w:rPr>
          <w:rFonts w:ascii="Times New Roman" w:hAnsi="Times New Roman" w:cs="Times New Roman"/>
        </w:rPr>
        <w:t>C for 1 min. Fluorescence data were collected during the extension phase through the VIC (DENV), FAM (ZIKV), Cy5 (CHIKV), and ROX (internal control) channels. Post-PCR analysis involved evaluating amplification curves on a linear scale. Baseline thresholds were manually set for each run. Amplification curves with a cycle threshold (C</w:t>
      </w:r>
      <w:r w:rsidRPr="00FB3D79">
        <w:rPr>
          <w:rFonts w:ascii="Times New Roman" w:hAnsi="Times New Roman" w:cs="Times New Roman"/>
          <w:vertAlign w:val="subscript"/>
        </w:rPr>
        <w:t>T</w:t>
      </w:r>
      <w:r w:rsidRPr="00FB3D79">
        <w:rPr>
          <w:rFonts w:ascii="Times New Roman" w:hAnsi="Times New Roman" w:cs="Times New Roman"/>
        </w:rPr>
        <w:t xml:space="preserve">) value of &lt;50 </w:t>
      </w:r>
      <w:r w:rsidR="008144F2" w:rsidRPr="00FB3D79">
        <w:rPr>
          <w:rFonts w:ascii="Times New Roman" w:hAnsi="Times New Roman" w:cs="Times New Roman"/>
        </w:rPr>
        <w:t>were</w:t>
      </w:r>
      <w:r w:rsidRPr="00FB3D79">
        <w:rPr>
          <w:rFonts w:ascii="Times New Roman" w:hAnsi="Times New Roman" w:cs="Times New Roman"/>
        </w:rPr>
        <w:t xml:space="preserve"> considered as positive. Amplification of the internal control (IC) confirmed the absence of PCR reaction inhibition.</w:t>
      </w:r>
    </w:p>
    <w:p w14:paraId="3F648701" w14:textId="77777777" w:rsidR="00DA7CD7" w:rsidRPr="00FB3D79" w:rsidRDefault="00DA7CD7" w:rsidP="00DA7CD7">
      <w:pPr>
        <w:spacing w:line="480" w:lineRule="auto"/>
        <w:jc w:val="both"/>
        <w:rPr>
          <w:rFonts w:ascii="Times New Roman" w:hAnsi="Times New Roman" w:cs="Times New Roman"/>
        </w:rPr>
      </w:pPr>
    </w:p>
    <w:p w14:paraId="0E9C17A5" w14:textId="77777777" w:rsidR="00DA7CD7" w:rsidRPr="00FB3D79" w:rsidRDefault="00DA7CD7" w:rsidP="002017D3">
      <w:pPr>
        <w:spacing w:after="0" w:line="360" w:lineRule="auto"/>
        <w:jc w:val="both"/>
        <w:rPr>
          <w:rFonts w:ascii="Times New Roman" w:hAnsi="Times New Roman" w:cs="Times New Roman"/>
          <w:b/>
          <w:bCs/>
        </w:rPr>
      </w:pPr>
      <w:r w:rsidRPr="00FB3D79">
        <w:rPr>
          <w:rFonts w:ascii="Times New Roman" w:hAnsi="Times New Roman" w:cs="Times New Roman"/>
          <w:b/>
          <w:bCs/>
        </w:rPr>
        <w:t xml:space="preserve">E1 Gene Sequencing (needs to </w:t>
      </w:r>
      <w:commentRangeStart w:id="50"/>
      <w:r w:rsidRPr="00FB3D79">
        <w:rPr>
          <w:rFonts w:ascii="Times New Roman" w:hAnsi="Times New Roman" w:cs="Times New Roman"/>
          <w:b/>
          <w:bCs/>
        </w:rPr>
        <w:t>be updated)</w:t>
      </w:r>
      <w:commentRangeEnd w:id="50"/>
      <w:r w:rsidR="007F0DD2">
        <w:rPr>
          <w:rStyle w:val="CommentReference"/>
        </w:rPr>
        <w:commentReference w:id="50"/>
      </w:r>
    </w:p>
    <w:p w14:paraId="1543C619" w14:textId="77777777" w:rsidR="00DA7CD7" w:rsidRPr="00FB3D79" w:rsidRDefault="00DA7CD7" w:rsidP="002017D3">
      <w:pPr>
        <w:spacing w:after="0" w:line="360" w:lineRule="auto"/>
        <w:jc w:val="both"/>
        <w:rPr>
          <w:rFonts w:ascii="Times New Roman" w:hAnsi="Times New Roman" w:cs="Times New Roman"/>
        </w:rPr>
      </w:pPr>
      <w:r w:rsidRPr="00FB3D79">
        <w:rPr>
          <w:rFonts w:ascii="Times New Roman" w:hAnsi="Times New Roman" w:cs="Times New Roman"/>
        </w:rPr>
        <w:t>A total of ?? samples with cycle threshold (</w:t>
      </w:r>
      <w:r w:rsidRPr="00FB3D79">
        <w:rPr>
          <w:rFonts w:ascii="Times New Roman" w:hAnsi="Times New Roman" w:cs="Times New Roman"/>
          <w:i/>
          <w:iCs/>
        </w:rPr>
        <w:t>C</w:t>
      </w:r>
      <w:r w:rsidRPr="00FB3D79">
        <w:rPr>
          <w:rFonts w:ascii="Times New Roman" w:hAnsi="Times New Roman" w:cs="Times New Roman"/>
          <w:i/>
          <w:iCs/>
          <w:vertAlign w:val="subscript"/>
        </w:rPr>
        <w:t>T</w:t>
      </w:r>
      <w:r w:rsidRPr="00FB3D79">
        <w:rPr>
          <w:rFonts w:ascii="Times New Roman" w:hAnsi="Times New Roman" w:cs="Times New Roman"/>
        </w:rPr>
        <w:t xml:space="preserve">) values of &lt;25 were selected for sequencing of the E1 gene. Viral RNA was extracted from 140 µL of serum using QIAamp Viral RNA mini Kit (QIAGEN, </w:t>
      </w:r>
      <w:r w:rsidRPr="00FB3D79">
        <w:rPr>
          <w:rFonts w:ascii="Times New Roman" w:hAnsi="Times New Roman" w:cs="Times New Roman"/>
        </w:rPr>
        <w:lastRenderedPageBreak/>
        <w:t>Cat#</w:t>
      </w:r>
      <w:r w:rsidRPr="00FB3D79">
        <w:rPr>
          <w:rFonts w:ascii="Times New Roman" w:hAnsi="Times New Roman" w:cs="Times New Roman"/>
          <w:spacing w:val="6"/>
          <w:shd w:val="clear" w:color="auto" w:fill="FFFFFF"/>
        </w:rPr>
        <w:t>52906</w:t>
      </w:r>
      <w:r w:rsidRPr="00FB3D79">
        <w:rPr>
          <w:rFonts w:ascii="Times New Roman" w:hAnsi="Times New Roman" w:cs="Times New Roman"/>
        </w:rPr>
        <w:t>), converted into first-strand cDNA using LunaScript RT SuperMix (New England Biolabs, Cat#M3010L) according to the manufacturers instruction. The first-strand cDNA was amplified with Q5 Hot start High fidelity 2X Master mix (New England Biolabs, Cat# E3010) using the 3 sets of primers described previously (</w:t>
      </w:r>
      <w:hyperlink r:id="rId10">
        <w:r w:rsidRPr="00FB3D79">
          <w:rPr>
            <w:rFonts w:ascii="Times New Roman" w:hAnsi="Times New Roman" w:cs="Times New Roman"/>
            <w:color w:val="0000FF"/>
            <w:u w:val="single"/>
          </w:rPr>
          <w:t>https://doi.org/10.1371/journal.pone.0050476</w:t>
        </w:r>
      </w:hyperlink>
      <w:r w:rsidRPr="00FB3D79">
        <w:rPr>
          <w:rFonts w:ascii="Times New Roman" w:hAnsi="Times New Roman" w:cs="Times New Roman"/>
        </w:rPr>
        <w:t xml:space="preserve">). </w:t>
      </w:r>
      <w:r w:rsidRPr="00FB3D79">
        <w:rPr>
          <w:rFonts w:ascii="Times New Roman" w:hAnsi="Times New Roman" w:cs="Times New Roman"/>
          <w:color w:val="333333"/>
          <w:shd w:val="clear" w:color="auto" w:fill="FFFFFF"/>
        </w:rPr>
        <w:t xml:space="preserve">The primers produced a set of 3 overlapping amplicons of 756, 1014 and 839 bp size. This approach allowed the sequencing of the complete E1 gene. </w:t>
      </w:r>
      <w:r w:rsidRPr="00FB3D79">
        <w:rPr>
          <w:rFonts w:ascii="Times New Roman" w:hAnsi="Times New Roman" w:cs="Times New Roman"/>
        </w:rPr>
        <w:t xml:space="preserve">The final products were then purified with the ExoSAP-IT Express PCR product purification kit (Applied Biosystems, USA, Cat#). Cycle sequencing reactions were performed using the BigDye terminator v3.1 cycle sequencing kit (Applied Biosystems) using 3 sets of primers used for amplification of E1 gene, followed by purification of the cycle sequencing products with the BigDye XTerminator purification kit (Applied Biosystems). Automated capillary electrophoresis was performed with the purified cycle sequencing products in a SeqStudio Flex 8 Genetic Analyzer (Applied Biosystems). </w:t>
      </w:r>
    </w:p>
    <w:p w14:paraId="468E2606" w14:textId="3EC0161C" w:rsidR="00447403" w:rsidRPr="0098063E" w:rsidRDefault="0098063E">
      <w:pPr>
        <w:rPr>
          <w:rFonts w:ascii="Times New Roman" w:hAnsi="Times New Roman" w:cs="Times New Roman"/>
          <w:b/>
          <w:bCs/>
          <w:rPrChange w:id="51" w:author="Mohammad Nayeem Hasan" w:date="2025-01-20T00:43:00Z" w16du:dateUtc="2025-01-19T18:43:00Z">
            <w:rPr>
              <w:rFonts w:ascii="Times New Roman" w:hAnsi="Times New Roman" w:cs="Times New Roman"/>
            </w:rPr>
          </w:rPrChange>
        </w:rPr>
      </w:pPr>
      <w:ins w:id="52" w:author="Mohammad Nayeem Hasan" w:date="2025-01-20T00:42:00Z" w16du:dateUtc="2025-01-19T18:42:00Z">
        <w:r w:rsidRPr="0098063E">
          <w:rPr>
            <w:rFonts w:ascii="Times New Roman" w:hAnsi="Times New Roman" w:cs="Times New Roman"/>
            <w:b/>
            <w:bCs/>
            <w:rPrChange w:id="53" w:author="Mohammad Nayeem Hasan" w:date="2025-01-20T00:43:00Z" w16du:dateUtc="2025-01-19T18:43:00Z">
              <w:rPr>
                <w:rFonts w:ascii="Times New Roman" w:hAnsi="Times New Roman" w:cs="Times New Roman"/>
              </w:rPr>
            </w:rPrChange>
          </w:rPr>
          <w:t>Statistical analy</w:t>
        </w:r>
      </w:ins>
      <w:ins w:id="54" w:author="Mohammad Nayeem Hasan" w:date="2025-01-20T00:43:00Z" w16du:dateUtc="2025-01-19T18:43:00Z">
        <w:r w:rsidRPr="0098063E">
          <w:rPr>
            <w:rFonts w:ascii="Times New Roman" w:hAnsi="Times New Roman" w:cs="Times New Roman"/>
            <w:b/>
            <w:bCs/>
            <w:rPrChange w:id="55" w:author="Mohammad Nayeem Hasan" w:date="2025-01-20T00:43:00Z" w16du:dateUtc="2025-01-19T18:43:00Z">
              <w:rPr>
                <w:rFonts w:ascii="Times New Roman" w:hAnsi="Times New Roman" w:cs="Times New Roman"/>
              </w:rPr>
            </w:rPrChange>
          </w:rPr>
          <w:t>sis</w:t>
        </w:r>
      </w:ins>
    </w:p>
    <w:p w14:paraId="29533D37" w14:textId="05801B45" w:rsidR="002017D3" w:rsidRPr="00FB3D79" w:rsidRDefault="0098063E">
      <w:pPr>
        <w:rPr>
          <w:rFonts w:ascii="Times New Roman" w:hAnsi="Times New Roman" w:cs="Times New Roman"/>
        </w:rPr>
      </w:pPr>
      <w:ins w:id="56" w:author="Mohammad Nayeem Hasan" w:date="2025-01-20T00:43:00Z" w16du:dateUtc="2025-01-19T18:43:00Z">
        <w:r>
          <w:rPr>
            <w:rFonts w:ascii="Times New Roman" w:hAnsi="Times New Roman" w:cs="Times New Roman"/>
            <w:sz w:val="24"/>
            <w:szCs w:val="24"/>
          </w:rPr>
          <w:t>W</w:t>
        </w:r>
        <w:r w:rsidRPr="00D73A91">
          <w:rPr>
            <w:rFonts w:ascii="Times New Roman" w:hAnsi="Times New Roman" w:cs="Times New Roman"/>
            <w:sz w:val="24"/>
            <w:szCs w:val="24"/>
          </w:rPr>
          <w:t>e examined the associations</w:t>
        </w:r>
      </w:ins>
      <w:ins w:id="57" w:author="Mohammad Nayeem Hasan" w:date="2025-01-20T00:46:00Z" w16du:dateUtc="2025-01-19T18:46:00Z">
        <w:r w:rsidR="00CE24A6">
          <w:rPr>
            <w:rFonts w:ascii="Times New Roman" w:hAnsi="Times New Roman" w:cs="Times New Roman"/>
            <w:sz w:val="24"/>
            <w:szCs w:val="24"/>
          </w:rPr>
          <w:t xml:space="preserve"> </w:t>
        </w:r>
      </w:ins>
      <w:ins w:id="58" w:author="Mohammad Nayeem Hasan" w:date="2025-01-20T00:44:00Z" w16du:dateUtc="2025-01-19T18:44:00Z">
        <w:r>
          <w:rPr>
            <w:rFonts w:ascii="Times New Roman" w:hAnsi="Times New Roman" w:cs="Times New Roman"/>
            <w:sz w:val="24"/>
            <w:szCs w:val="24"/>
          </w:rPr>
          <w:t xml:space="preserve">of </w:t>
        </w:r>
      </w:ins>
      <w:ins w:id="59" w:author="Mohammad Nayeem Hasan" w:date="2025-01-20T00:46:00Z" w16du:dateUtc="2025-01-19T18:46:00Z">
        <w:r w:rsidR="00CE24A6">
          <w:rPr>
            <w:rFonts w:ascii="Times New Roman" w:hAnsi="Times New Roman" w:cs="Times New Roman"/>
            <w:sz w:val="24"/>
            <w:szCs w:val="24"/>
          </w:rPr>
          <w:t xml:space="preserve">outcomes variable, </w:t>
        </w:r>
      </w:ins>
      <w:ins w:id="60" w:author="Mohammad Nayeem Hasan" w:date="2025-01-20T00:44:00Z" w16du:dateUtc="2025-01-19T18:44:00Z">
        <w:r>
          <w:rPr>
            <w:rFonts w:ascii="Times New Roman" w:hAnsi="Times New Roman" w:cs="Times New Roman"/>
            <w:sz w:val="24"/>
            <w:szCs w:val="24"/>
          </w:rPr>
          <w:t>disease severity</w:t>
        </w:r>
      </w:ins>
      <w:ins w:id="61" w:author="Mohammad Nayeem Hasan" w:date="2025-01-20T00:43:00Z" w16du:dateUtc="2025-01-19T18:43:00Z">
        <w:r w:rsidRPr="00D73A91">
          <w:rPr>
            <w:rFonts w:ascii="Times New Roman" w:hAnsi="Times New Roman" w:cs="Times New Roman"/>
            <w:sz w:val="24"/>
            <w:szCs w:val="24"/>
          </w:rPr>
          <w:t xml:space="preserve"> </w:t>
        </w:r>
      </w:ins>
      <w:ins w:id="62" w:author="Mohammad Nayeem Hasan" w:date="2025-01-20T00:46:00Z" w16du:dateUtc="2025-01-19T18:46:00Z">
        <w:r w:rsidR="00CE24A6">
          <w:rPr>
            <w:rFonts w:ascii="Times New Roman" w:hAnsi="Times New Roman" w:cs="Times New Roman"/>
            <w:sz w:val="24"/>
            <w:szCs w:val="24"/>
          </w:rPr>
          <w:t xml:space="preserve">and </w:t>
        </w:r>
      </w:ins>
      <w:ins w:id="63" w:author="Mohammad Nayeem Hasan" w:date="2025-01-20T00:44:00Z" w16du:dateUtc="2025-01-19T18:44:00Z">
        <w:r>
          <w:rPr>
            <w:rFonts w:ascii="Times New Roman" w:hAnsi="Times New Roman" w:cs="Times New Roman"/>
            <w:sz w:val="24"/>
            <w:szCs w:val="24"/>
          </w:rPr>
          <w:t xml:space="preserve">with </w:t>
        </w:r>
      </w:ins>
      <w:ins w:id="64" w:author="Mohammad Nayeem Hasan" w:date="2025-01-20T00:45:00Z" w16du:dateUtc="2025-01-19T18:45:00Z">
        <w:r w:rsidR="00CE24A6">
          <w:rPr>
            <w:rFonts w:ascii="Times New Roman" w:hAnsi="Times New Roman" w:cs="Times New Roman"/>
            <w:sz w:val="24"/>
            <w:szCs w:val="24"/>
          </w:rPr>
          <w:t xml:space="preserve">different </w:t>
        </w:r>
      </w:ins>
      <w:ins w:id="65" w:author="Mohammad Nayeem Hasan" w:date="2025-01-20T00:47:00Z" w16du:dateUtc="2025-01-19T18:47:00Z">
        <w:r w:rsidR="00CE24A6">
          <w:rPr>
            <w:rFonts w:ascii="Times New Roman" w:hAnsi="Times New Roman" w:cs="Times New Roman"/>
            <w:sz w:val="24"/>
            <w:szCs w:val="24"/>
          </w:rPr>
          <w:t>independent va</w:t>
        </w:r>
      </w:ins>
      <w:ins w:id="66" w:author="Mohammad Nayeem Hasan" w:date="2025-01-20T00:48:00Z" w16du:dateUtc="2025-01-19T18:48:00Z">
        <w:r w:rsidR="00CE24A6">
          <w:rPr>
            <w:rFonts w:ascii="Times New Roman" w:hAnsi="Times New Roman" w:cs="Times New Roman"/>
            <w:sz w:val="24"/>
            <w:szCs w:val="24"/>
          </w:rPr>
          <w:t>riables using</w:t>
        </w:r>
      </w:ins>
      <w:ins w:id="67" w:author="Mohammad Nayeem Hasan" w:date="2025-01-20T00:44:00Z" w16du:dateUtc="2025-01-19T18:44:00Z">
        <w:r>
          <w:rPr>
            <w:rFonts w:ascii="Times New Roman" w:hAnsi="Times New Roman" w:cs="Times New Roman"/>
            <w:sz w:val="24"/>
            <w:szCs w:val="24"/>
          </w:rPr>
          <w:t xml:space="preserve"> </w:t>
        </w:r>
      </w:ins>
      <w:ins w:id="68" w:author="Mohammad Nayeem Hasan" w:date="2025-01-20T00:43:00Z" w16du:dateUtc="2025-01-19T18:43:00Z">
        <w:r w:rsidRPr="00E83AB8">
          <w:rPr>
            <w:rFonts w:ascii="Times New Roman" w:hAnsi="Times New Roman" w:cs="Times New Roman"/>
            <w:sz w:val="24"/>
            <w:szCs w:val="24"/>
          </w:rPr>
          <w:t>modified poisson regression</w:t>
        </w:r>
        <w:r>
          <w:rPr>
            <w:rFonts w:ascii="Times New Roman" w:hAnsi="Times New Roman" w:cs="Times New Roman"/>
            <w:sz w:val="24"/>
            <w:szCs w:val="24"/>
          </w:rPr>
          <w:t xml:space="preserve"> model. </w:t>
        </w:r>
        <w:r w:rsidRPr="000E2944">
          <w:rPr>
            <w:rFonts w:ascii="Times New Roman" w:hAnsi="Times New Roman" w:cs="Times New Roman"/>
            <w:sz w:val="24"/>
            <w:szCs w:val="24"/>
          </w:rPr>
          <w:t>A generalized estimating equation-modified Poisson regression approach with a robust error variance option was employed to directly assess risk ratios (RRs) in the modified Poisson regression model. Adjusted models were developed using this approach for various binary outcome variables with different predictors. Results from a limited simulation study demonstrated that this method remains reliable even with total sample sizes as small as 100</w:t>
        </w:r>
        <w:r>
          <w:rPr>
            <w:rFonts w:ascii="Times New Roman" w:hAnsi="Times New Roman" w:cs="Times New Roman"/>
            <w:sz w:val="24"/>
            <w:szCs w:val="24"/>
          </w:rPr>
          <w:t xml:space="preserve"> </w:t>
        </w:r>
      </w:ins>
      <w:customXmlInsRangeStart w:id="69" w:author="Mohammad Nayeem Hasan" w:date="2025-01-20T00:43:00Z"/>
      <w:sdt>
        <w:sdtPr>
          <w:rPr>
            <w:rFonts w:ascii="Times New Roman" w:hAnsi="Times New Roman" w:cs="Times New Roman"/>
            <w:color w:val="000000"/>
            <w:sz w:val="24"/>
            <w:szCs w:val="24"/>
          </w:rPr>
          <w:tag w:val="MENDELEY_CITATION_v3_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"/>
          <w:id w:val="-443917439"/>
          <w:placeholder>
            <w:docPart w:val="1D42B9A7579A4E39B426EBA69A475825"/>
          </w:placeholder>
        </w:sdtPr>
        <w:sdtContent>
          <w:customXmlInsRangeEnd w:id="69"/>
          <w:ins w:id="70" w:author="Mohammad Nayeem Hasan" w:date="2025-01-20T00:43:00Z" w16du:dateUtc="2025-01-19T18:43:00Z">
            <w:r w:rsidRPr="002B2B61">
              <w:rPr>
                <w:rFonts w:ascii="Times New Roman" w:hAnsi="Times New Roman" w:cs="Times New Roman"/>
                <w:color w:val="000000"/>
                <w:sz w:val="24"/>
                <w:szCs w:val="24"/>
              </w:rPr>
              <w:t>[1]</w:t>
            </w:r>
          </w:ins>
          <w:customXmlInsRangeStart w:id="71" w:author="Mohammad Nayeem Hasan" w:date="2025-01-20T00:43:00Z"/>
        </w:sdtContent>
      </w:sdt>
      <w:customXmlInsRangeEnd w:id="71"/>
      <w:ins w:id="72" w:author="Mohammad Nayeem Hasan" w:date="2025-01-20T00:43:00Z" w16du:dateUtc="2025-01-19T18:43:00Z">
        <w:r w:rsidRPr="000E2944">
          <w:rPr>
            <w:rFonts w:ascii="Times New Roman" w:hAnsi="Times New Roman" w:cs="Times New Roman"/>
            <w:sz w:val="24"/>
            <w:szCs w:val="24"/>
          </w:rPr>
          <w:t>. Risk ratios were calculated to evaluate the strength of association, accompanied by 95% confidence intervals (CIs) for significance testing. Statistical significance was determined at p &lt; 0.05 in all analyses. Data analysis was performed using the latest version of R software.</w:t>
        </w:r>
      </w:ins>
      <w:del w:id="73" w:author="Mohammad Nayeem Hasan" w:date="2025-01-20T00:43:00Z" w16du:dateUtc="2025-01-19T18:43:00Z">
        <w:r w:rsidR="002017D3" w:rsidRPr="00FB3D79" w:rsidDel="0098063E">
          <w:rPr>
            <w:rFonts w:ascii="Times New Roman" w:hAnsi="Times New Roman" w:cs="Times New Roman"/>
          </w:rPr>
          <w:br w:type="page"/>
        </w:r>
      </w:del>
    </w:p>
    <w:p w14:paraId="68251011" w14:textId="77777777" w:rsidR="00447403" w:rsidRPr="00447403" w:rsidRDefault="00447403">
      <w:pPr>
        <w:rPr>
          <w:rFonts w:ascii="Times New Roman" w:hAnsi="Times New Roman" w:cs="Times New Roman"/>
        </w:rPr>
      </w:pPr>
    </w:p>
    <w:p w14:paraId="1D3871FB" w14:textId="1995D8B2" w:rsidR="00D93225" w:rsidRPr="00447403" w:rsidRDefault="00732C71" w:rsidP="00162EBC">
      <w:pPr>
        <w:spacing w:line="360" w:lineRule="auto"/>
        <w:rPr>
          <w:rFonts w:ascii="Times New Roman" w:hAnsi="Times New Roman" w:cs="Times New Roman"/>
          <w:b/>
          <w:bCs/>
        </w:rPr>
      </w:pPr>
      <w:r w:rsidRPr="00447403">
        <w:rPr>
          <w:rFonts w:ascii="Times New Roman" w:hAnsi="Times New Roman" w:cs="Times New Roman"/>
          <w:b/>
          <w:bCs/>
        </w:rPr>
        <w:t xml:space="preserve">Results: </w:t>
      </w:r>
    </w:p>
    <w:p w14:paraId="602BCA05" w14:textId="14E348FD" w:rsidR="00D21520" w:rsidRPr="00447403" w:rsidRDefault="00EE6678" w:rsidP="00162EBC">
      <w:pPr>
        <w:spacing w:line="360" w:lineRule="auto"/>
        <w:rPr>
          <w:rFonts w:ascii="Times New Roman" w:hAnsi="Times New Roman" w:cs="Times New Roman"/>
        </w:rPr>
      </w:pPr>
      <w:r w:rsidRPr="00447403">
        <w:rPr>
          <w:rFonts w:ascii="Times New Roman" w:hAnsi="Times New Roman" w:cs="Times New Roman"/>
        </w:rPr>
        <w:t>We tested a total of 394 suspected CHIKV patients, of which 138 (35%) were confirmed positive</w:t>
      </w:r>
      <w:r w:rsidRPr="00447403">
        <w:rPr>
          <w:rFonts w:ascii="Times New Roman" w:hAnsi="Times New Roman" w:cs="Times New Roman"/>
          <w:b/>
          <w:bCs/>
        </w:rPr>
        <w:t>.</w:t>
      </w:r>
      <w:r w:rsidRPr="00447403">
        <w:rPr>
          <w:rFonts w:ascii="Times New Roman" w:hAnsi="Times New Roman" w:cs="Times New Roman"/>
        </w:rPr>
        <w:t xml:space="preserve"> Among the 138 positive cases, </w:t>
      </w:r>
      <w:ins w:id="74" w:author="Mohammad Nayeem Hasan" w:date="2025-01-20T10:13:00Z" w16du:dateUtc="2025-01-20T04:13:00Z">
        <w:r w:rsidR="00CA4762">
          <w:rPr>
            <w:rFonts w:ascii="Times New Roman" w:hAnsi="Times New Roman" w:cs="Times New Roman"/>
          </w:rPr>
          <w:t>two patients</w:t>
        </w:r>
      </w:ins>
      <w:del w:id="75" w:author="Mohammad Nayeem Hasan" w:date="2025-01-20T10:13:00Z" w16du:dateUtc="2025-01-20T04:13:00Z">
        <w:r w:rsidR="00BF103A" w:rsidDel="00CA4762">
          <w:rPr>
            <w:rFonts w:ascii="Times New Roman" w:hAnsi="Times New Roman" w:cs="Times New Roman"/>
          </w:rPr>
          <w:delText>none</w:delText>
        </w:r>
      </w:del>
      <w:r w:rsidR="00BF103A">
        <w:rPr>
          <w:rFonts w:ascii="Times New Roman" w:hAnsi="Times New Roman" w:cs="Times New Roman"/>
        </w:rPr>
        <w:t xml:space="preserve"> </w:t>
      </w:r>
      <w:r w:rsidR="00912EA6">
        <w:rPr>
          <w:rFonts w:ascii="Times New Roman" w:hAnsi="Times New Roman" w:cs="Times New Roman"/>
        </w:rPr>
        <w:t>traveled</w:t>
      </w:r>
      <w:r w:rsidR="00BF103A">
        <w:rPr>
          <w:rFonts w:ascii="Times New Roman" w:hAnsi="Times New Roman" w:cs="Times New Roman"/>
        </w:rPr>
        <w:t xml:space="preserve"> internationally, </w:t>
      </w:r>
      <w:r w:rsidRPr="00447403">
        <w:rPr>
          <w:rFonts w:ascii="Times New Roman" w:hAnsi="Times New Roman" w:cs="Times New Roman"/>
        </w:rPr>
        <w:t>the majority were male (n = 89, 64.5%) and aged ≥30 years (n = 115, 83.3%). The most common clinical symptoms included fever (100%), arthralgia (97.8%), myalgia (83.2%), headache (64.9%), and conjunctivitis (</w:t>
      </w:r>
      <w:ins w:id="76" w:author="Mohammad Nayeem Hasan" w:date="2025-01-20T10:14:00Z" w16du:dateUtc="2025-01-20T04:14:00Z">
        <w:r w:rsidR="001746F5">
          <w:rPr>
            <w:rFonts w:ascii="Times New Roman" w:hAnsi="Times New Roman" w:cs="Times New Roman"/>
          </w:rPr>
          <w:t>46.72</w:t>
        </w:r>
      </w:ins>
      <w:del w:id="77" w:author="Mohammad Nayeem Hasan" w:date="2025-01-20T10:14:00Z" w16du:dateUtc="2025-01-20T04:14:00Z">
        <w:r w:rsidRPr="00447403" w:rsidDel="001746F5">
          <w:rPr>
            <w:rFonts w:ascii="Times New Roman" w:hAnsi="Times New Roman" w:cs="Times New Roman"/>
          </w:rPr>
          <w:delText>24.7</w:delText>
        </w:r>
      </w:del>
      <w:r w:rsidRPr="00447403">
        <w:rPr>
          <w:rFonts w:ascii="Times New Roman" w:hAnsi="Times New Roman" w:cs="Times New Roman"/>
        </w:rPr>
        <w:t>%). Over 47</w:t>
      </w:r>
      <w:ins w:id="78" w:author="Mohammad Nayeem Hasan" w:date="2025-01-20T10:15:00Z" w16du:dateUtc="2025-01-20T04:15:00Z">
        <w:r w:rsidR="00F70F25">
          <w:rPr>
            <w:rFonts w:ascii="Times New Roman" w:hAnsi="Times New Roman" w:cs="Times New Roman"/>
          </w:rPr>
          <w:t>.5</w:t>
        </w:r>
      </w:ins>
      <w:r w:rsidRPr="00447403">
        <w:rPr>
          <w:rFonts w:ascii="Times New Roman" w:hAnsi="Times New Roman" w:cs="Times New Roman"/>
        </w:rPr>
        <w:t>% of patients (n = 65) had at least one comorbidity, with hypertension (26.3%, n = 36) and diabetes mellitus (26.3%, n = 36) being the most prevalent.</w:t>
      </w:r>
      <w:r w:rsidR="00B23DA5" w:rsidRPr="00447403">
        <w:rPr>
          <w:rFonts w:ascii="Times New Roman" w:hAnsi="Times New Roman" w:cs="Times New Roman"/>
        </w:rPr>
        <w:t xml:space="preserve"> Most patients were recruited during December (n=75), while the rest were in </w:t>
      </w:r>
      <w:r w:rsidR="009E2BF5" w:rsidRPr="00447403">
        <w:rPr>
          <w:rFonts w:ascii="Times New Roman" w:hAnsi="Times New Roman" w:cs="Times New Roman"/>
        </w:rPr>
        <w:t>N</w:t>
      </w:r>
      <w:r w:rsidR="00B23DA5" w:rsidRPr="00447403">
        <w:rPr>
          <w:rFonts w:ascii="Times New Roman" w:hAnsi="Times New Roman" w:cs="Times New Roman"/>
        </w:rPr>
        <w:t>ovember</w:t>
      </w:r>
      <w:ins w:id="79" w:author="Mohammad Nayeem Hasan" w:date="2025-01-20T10:24:00Z" w16du:dateUtc="2025-01-20T04:24:00Z">
        <w:r w:rsidR="00620F18">
          <w:rPr>
            <w:rFonts w:ascii="Times New Roman" w:hAnsi="Times New Roman" w:cs="Times New Roman"/>
          </w:rPr>
          <w:t xml:space="preserve"> (n=58)</w:t>
        </w:r>
      </w:ins>
      <w:r w:rsidR="00B23DA5" w:rsidRPr="00447403">
        <w:rPr>
          <w:rFonts w:ascii="Times New Roman" w:hAnsi="Times New Roman" w:cs="Times New Roman"/>
        </w:rPr>
        <w:t xml:space="preserve"> and </w:t>
      </w:r>
      <w:r w:rsidR="009E2BF5" w:rsidRPr="00447403">
        <w:rPr>
          <w:rFonts w:ascii="Times New Roman" w:hAnsi="Times New Roman" w:cs="Times New Roman"/>
        </w:rPr>
        <w:t>October</w:t>
      </w:r>
      <w:r w:rsidR="00B23DA5" w:rsidRPr="00447403">
        <w:rPr>
          <w:rFonts w:ascii="Times New Roman" w:hAnsi="Times New Roman" w:cs="Times New Roman"/>
        </w:rPr>
        <w:t xml:space="preserve"> (n</w:t>
      </w:r>
      <w:r w:rsidR="009E2BF5" w:rsidRPr="00447403">
        <w:rPr>
          <w:rFonts w:ascii="Times New Roman" w:hAnsi="Times New Roman" w:cs="Times New Roman"/>
        </w:rPr>
        <w:t>=</w:t>
      </w:r>
      <w:r w:rsidR="00B23DA5" w:rsidRPr="00447403">
        <w:rPr>
          <w:rFonts w:ascii="Times New Roman" w:hAnsi="Times New Roman" w:cs="Times New Roman"/>
        </w:rPr>
        <w:t>5)</w:t>
      </w:r>
      <w:r w:rsidR="009E2BF5" w:rsidRPr="00447403">
        <w:rPr>
          <w:rFonts w:ascii="Times New Roman" w:hAnsi="Times New Roman" w:cs="Times New Roman"/>
        </w:rPr>
        <w:t xml:space="preserve"> </w:t>
      </w:r>
      <w:r w:rsidR="009E2BF5" w:rsidRPr="00447403">
        <w:rPr>
          <w:rFonts w:ascii="Times New Roman" w:hAnsi="Times New Roman" w:cs="Times New Roman"/>
          <w:b/>
          <w:bCs/>
        </w:rPr>
        <w:t>(Fig. 1)</w:t>
      </w:r>
      <w:r w:rsidR="009E2BF5" w:rsidRPr="00447403">
        <w:rPr>
          <w:rFonts w:ascii="Times New Roman" w:hAnsi="Times New Roman" w:cs="Times New Roman"/>
        </w:rPr>
        <w:t xml:space="preserve">. </w:t>
      </w:r>
    </w:p>
    <w:p w14:paraId="00364EDF" w14:textId="77777777" w:rsidR="00D21520" w:rsidRPr="00447403" w:rsidRDefault="00D21520">
      <w:pPr>
        <w:rPr>
          <w:rFonts w:ascii="Times New Roman" w:hAnsi="Times New Roman" w:cs="Times New Roman"/>
        </w:rPr>
      </w:pPr>
    </w:p>
    <w:p w14:paraId="4EBD0D87" w14:textId="1385F14E" w:rsidR="00732C71" w:rsidRPr="00447403" w:rsidRDefault="00D21520">
      <w:pPr>
        <w:rPr>
          <w:rFonts w:ascii="Times New Roman" w:hAnsi="Times New Roman" w:cs="Times New Roman"/>
        </w:rPr>
      </w:pPr>
      <w:r w:rsidRPr="00447403">
        <w:rPr>
          <w:rFonts w:ascii="Times New Roman" w:hAnsi="Times New Roman" w:cs="Times New Roman"/>
          <w:noProof/>
        </w:rPr>
        <w:lastRenderedPageBreak/>
        <w:drawing>
          <wp:inline distT="0" distB="0" distL="0" distR="0" wp14:anchorId="148704AC" wp14:editId="0F2552DD">
            <wp:extent cx="5582093" cy="4095750"/>
            <wp:effectExtent l="0" t="0" r="0" b="0"/>
            <wp:docPr id="37442312" name="Picture 2"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2312" name="Picture 2" descr="A graph of different types of data&#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2093" cy="4095750"/>
                    </a:xfrm>
                    <a:prstGeom prst="rect">
                      <a:avLst/>
                    </a:prstGeom>
                    <a:noFill/>
                    <a:ln>
                      <a:noFill/>
                    </a:ln>
                  </pic:spPr>
                </pic:pic>
              </a:graphicData>
            </a:graphic>
          </wp:inline>
        </w:drawing>
      </w:r>
    </w:p>
    <w:p w14:paraId="3F03CD72" w14:textId="0F8C0143" w:rsidR="00162EBC" w:rsidRPr="00447403" w:rsidRDefault="00162EBC">
      <w:pPr>
        <w:rPr>
          <w:rFonts w:ascii="Times New Roman" w:hAnsi="Times New Roman" w:cs="Times New Roman"/>
        </w:rPr>
      </w:pPr>
      <w:r w:rsidRPr="00447403">
        <w:rPr>
          <w:rFonts w:ascii="Times New Roman" w:hAnsi="Times New Roman" w:cs="Times New Roman"/>
        </w:rPr>
        <w:t xml:space="preserve">Fig 1: The </w:t>
      </w:r>
      <w:r w:rsidR="00A96D1B" w:rsidRPr="00447403">
        <w:rPr>
          <w:rFonts w:ascii="Times New Roman" w:hAnsi="Times New Roman" w:cs="Times New Roman"/>
        </w:rPr>
        <w:t>daily recruited</w:t>
      </w:r>
      <w:r w:rsidR="00BD7B0D" w:rsidRPr="00447403">
        <w:rPr>
          <w:rFonts w:ascii="Times New Roman" w:hAnsi="Times New Roman" w:cs="Times New Roman"/>
        </w:rPr>
        <w:t xml:space="preserve"> confirmed chikung</w:t>
      </w:r>
      <w:r w:rsidR="007A7D95" w:rsidRPr="00447403">
        <w:rPr>
          <w:rFonts w:ascii="Times New Roman" w:hAnsi="Times New Roman" w:cs="Times New Roman"/>
        </w:rPr>
        <w:t xml:space="preserve">unya cases in </w:t>
      </w:r>
      <w:r w:rsidR="00FA13EC" w:rsidRPr="00447403">
        <w:rPr>
          <w:rFonts w:ascii="Times New Roman" w:hAnsi="Times New Roman" w:cs="Times New Roman"/>
        </w:rPr>
        <w:t>Bangladesh</w:t>
      </w:r>
      <w:r w:rsidR="00475AAA" w:rsidRPr="00447403">
        <w:rPr>
          <w:rFonts w:ascii="Times New Roman" w:hAnsi="Times New Roman" w:cs="Times New Roman"/>
        </w:rPr>
        <w:t xml:space="preserve"> between 16 </w:t>
      </w:r>
      <w:r w:rsidR="00FA13EC" w:rsidRPr="00447403">
        <w:rPr>
          <w:rFonts w:ascii="Times New Roman" w:hAnsi="Times New Roman" w:cs="Times New Roman"/>
        </w:rPr>
        <w:t>October</w:t>
      </w:r>
      <w:r w:rsidR="00475AAA" w:rsidRPr="00447403">
        <w:rPr>
          <w:rFonts w:ascii="Times New Roman" w:hAnsi="Times New Roman" w:cs="Times New Roman"/>
        </w:rPr>
        <w:t xml:space="preserve"> and 31 December. </w:t>
      </w:r>
      <w:r w:rsidR="00206039" w:rsidRPr="00447403">
        <w:rPr>
          <w:rFonts w:ascii="Times New Roman" w:hAnsi="Times New Roman" w:cs="Times New Roman"/>
        </w:rPr>
        <w:t xml:space="preserve">Most cases were enrolled in the month of December (n=75), while the rest were in November </w:t>
      </w:r>
      <w:r w:rsidR="00B23DA5" w:rsidRPr="00447403">
        <w:rPr>
          <w:rFonts w:ascii="Times New Roman" w:hAnsi="Times New Roman" w:cs="Times New Roman"/>
        </w:rPr>
        <w:t xml:space="preserve">(n=58) </w:t>
      </w:r>
      <w:r w:rsidR="00206039" w:rsidRPr="00447403">
        <w:rPr>
          <w:rFonts w:ascii="Times New Roman" w:hAnsi="Times New Roman" w:cs="Times New Roman"/>
        </w:rPr>
        <w:t xml:space="preserve">and October (n=5). </w:t>
      </w:r>
    </w:p>
    <w:p w14:paraId="7DD451C8" w14:textId="77777777" w:rsidR="00FA13EC" w:rsidRPr="00447403" w:rsidRDefault="00FA13EC">
      <w:pPr>
        <w:rPr>
          <w:rFonts w:ascii="Times New Roman" w:hAnsi="Times New Roman" w:cs="Times New Roman"/>
        </w:rPr>
      </w:pPr>
    </w:p>
    <w:p w14:paraId="197CA975" w14:textId="5C31988D" w:rsidR="00747585" w:rsidRPr="00447403" w:rsidRDefault="00FA13EC" w:rsidP="00DB67EE">
      <w:pPr>
        <w:spacing w:line="360" w:lineRule="auto"/>
        <w:rPr>
          <w:rFonts w:ascii="Times New Roman" w:hAnsi="Times New Roman" w:cs="Times New Roman"/>
        </w:rPr>
      </w:pPr>
      <w:r w:rsidRPr="00447403">
        <w:rPr>
          <w:rFonts w:ascii="Times New Roman" w:hAnsi="Times New Roman" w:cs="Times New Roman"/>
        </w:rPr>
        <w:t>Most of the patients</w:t>
      </w:r>
      <w:r w:rsidR="00725EB0" w:rsidRPr="00447403">
        <w:rPr>
          <w:rFonts w:ascii="Times New Roman" w:hAnsi="Times New Roman" w:cs="Times New Roman"/>
        </w:rPr>
        <w:t xml:space="preserve"> were recruited from Dhaka city (</w:t>
      </w:r>
      <w:r w:rsidR="002C254F" w:rsidRPr="00447403">
        <w:rPr>
          <w:rFonts w:ascii="Times New Roman" w:hAnsi="Times New Roman" w:cs="Times New Roman"/>
        </w:rPr>
        <w:t xml:space="preserve">72 from Dhaka South </w:t>
      </w:r>
      <w:r w:rsidR="00CC2210" w:rsidRPr="00447403">
        <w:rPr>
          <w:rFonts w:ascii="Times New Roman" w:hAnsi="Times New Roman" w:cs="Times New Roman"/>
        </w:rPr>
        <w:t>City</w:t>
      </w:r>
      <w:r w:rsidR="002C254F" w:rsidRPr="00447403">
        <w:rPr>
          <w:rFonts w:ascii="Times New Roman" w:hAnsi="Times New Roman" w:cs="Times New Roman"/>
        </w:rPr>
        <w:t xml:space="preserve"> </w:t>
      </w:r>
      <w:r w:rsidR="004B114B" w:rsidRPr="00447403">
        <w:rPr>
          <w:rFonts w:ascii="Times New Roman" w:hAnsi="Times New Roman" w:cs="Times New Roman"/>
        </w:rPr>
        <w:t>corporation</w:t>
      </w:r>
      <w:r w:rsidR="002C254F" w:rsidRPr="00447403">
        <w:rPr>
          <w:rFonts w:ascii="Times New Roman" w:hAnsi="Times New Roman" w:cs="Times New Roman"/>
        </w:rPr>
        <w:t xml:space="preserve"> and 64 from Dhaka </w:t>
      </w:r>
      <w:r w:rsidR="00DB67EE" w:rsidRPr="00447403">
        <w:rPr>
          <w:rFonts w:ascii="Times New Roman" w:hAnsi="Times New Roman" w:cs="Times New Roman"/>
        </w:rPr>
        <w:t>North City</w:t>
      </w:r>
      <w:r w:rsidR="002C254F" w:rsidRPr="00447403">
        <w:rPr>
          <w:rFonts w:ascii="Times New Roman" w:hAnsi="Times New Roman" w:cs="Times New Roman"/>
        </w:rPr>
        <w:t xml:space="preserve"> </w:t>
      </w:r>
      <w:r w:rsidR="00DC2567" w:rsidRPr="00447403">
        <w:rPr>
          <w:rFonts w:ascii="Times New Roman" w:hAnsi="Times New Roman" w:cs="Times New Roman"/>
        </w:rPr>
        <w:t>corporation</w:t>
      </w:r>
      <w:r w:rsidR="002C254F" w:rsidRPr="00447403">
        <w:rPr>
          <w:rFonts w:ascii="Times New Roman" w:hAnsi="Times New Roman" w:cs="Times New Roman"/>
        </w:rPr>
        <w:t>)</w:t>
      </w:r>
      <w:r w:rsidR="00DC2567" w:rsidRPr="00447403">
        <w:rPr>
          <w:rFonts w:ascii="Times New Roman" w:hAnsi="Times New Roman" w:cs="Times New Roman"/>
        </w:rPr>
        <w:t xml:space="preserve"> while only two were from outside </w:t>
      </w:r>
      <w:r w:rsidR="000D51F7" w:rsidRPr="00447403">
        <w:rPr>
          <w:rFonts w:ascii="Times New Roman" w:hAnsi="Times New Roman" w:cs="Times New Roman"/>
        </w:rPr>
        <w:t xml:space="preserve">Dhaka </w:t>
      </w:r>
      <w:r w:rsidR="00CC2210" w:rsidRPr="00447403">
        <w:rPr>
          <w:rFonts w:ascii="Times New Roman" w:hAnsi="Times New Roman" w:cs="Times New Roman"/>
        </w:rPr>
        <w:t xml:space="preserve">City, one being in </w:t>
      </w:r>
      <w:ins w:id="80" w:author="Mohammad Nayeem Hasan" w:date="2025-01-18T18:07:00Z" w16du:dateUtc="2025-01-18T12:07:00Z">
        <w:r w:rsidR="00E86808" w:rsidRPr="00E86808">
          <w:rPr>
            <w:rFonts w:ascii="Times New Roman" w:hAnsi="Times New Roman" w:cs="Times New Roman"/>
          </w:rPr>
          <w:t>Narayanganj</w:t>
        </w:r>
        <w:r w:rsidR="00E86808">
          <w:rPr>
            <w:rFonts w:ascii="Times New Roman" w:hAnsi="Times New Roman" w:cs="Times New Roman"/>
          </w:rPr>
          <w:t xml:space="preserve"> </w:t>
        </w:r>
      </w:ins>
      <w:del w:id="81" w:author="Mohammad Nayeem Hasan" w:date="2025-01-18T18:07:00Z" w16du:dateUtc="2025-01-18T12:07:00Z">
        <w:r w:rsidR="00CC2210" w:rsidRPr="00447403" w:rsidDel="00E86808">
          <w:rPr>
            <w:rFonts w:ascii="Times New Roman" w:hAnsi="Times New Roman" w:cs="Times New Roman"/>
          </w:rPr>
          <w:delText xml:space="preserve">Narayanging </w:delText>
        </w:r>
      </w:del>
      <w:r w:rsidR="00CC2210" w:rsidRPr="00447403">
        <w:rPr>
          <w:rFonts w:ascii="Times New Roman" w:hAnsi="Times New Roman" w:cs="Times New Roman"/>
        </w:rPr>
        <w:t xml:space="preserve">district and another one in </w:t>
      </w:r>
      <w:ins w:id="82" w:author="Mohammad Nayeem Hasan" w:date="2025-01-18T18:08:00Z" w16du:dateUtc="2025-01-18T12:08:00Z">
        <w:r w:rsidR="00CA403F" w:rsidRPr="00CA403F">
          <w:rPr>
            <w:rFonts w:ascii="Times New Roman" w:hAnsi="Times New Roman" w:cs="Times New Roman"/>
          </w:rPr>
          <w:t>Keraniganj</w:t>
        </w:r>
      </w:ins>
      <w:del w:id="83" w:author="Mohammad Nayeem Hasan" w:date="2025-01-18T18:08:00Z" w16du:dateUtc="2025-01-18T12:08:00Z">
        <w:r w:rsidR="00B91546" w:rsidRPr="00447403" w:rsidDel="00CA403F">
          <w:rPr>
            <w:rFonts w:ascii="Times New Roman" w:hAnsi="Times New Roman" w:cs="Times New Roman"/>
          </w:rPr>
          <w:delText>Kerani gong</w:delText>
        </w:r>
      </w:del>
      <w:r w:rsidR="00CC2210" w:rsidRPr="00447403">
        <w:rPr>
          <w:rFonts w:ascii="Times New Roman" w:hAnsi="Times New Roman" w:cs="Times New Roman"/>
        </w:rPr>
        <w:t xml:space="preserve">, a </w:t>
      </w:r>
      <w:r w:rsidR="00E1489B" w:rsidRPr="00447403">
        <w:rPr>
          <w:rFonts w:ascii="Times New Roman" w:hAnsi="Times New Roman" w:cs="Times New Roman"/>
        </w:rPr>
        <w:t>subdistrict</w:t>
      </w:r>
      <w:r w:rsidR="00CC2210" w:rsidRPr="00447403">
        <w:rPr>
          <w:rFonts w:ascii="Times New Roman" w:hAnsi="Times New Roman" w:cs="Times New Roman"/>
        </w:rPr>
        <w:t xml:space="preserve"> of Dhaka </w:t>
      </w:r>
      <w:r w:rsidR="000D51F7" w:rsidRPr="00447403">
        <w:rPr>
          <w:rFonts w:ascii="Times New Roman" w:hAnsi="Times New Roman" w:cs="Times New Roman"/>
          <w:b/>
          <w:bCs/>
        </w:rPr>
        <w:t>(</w:t>
      </w:r>
      <w:r w:rsidR="00DC2567" w:rsidRPr="00447403">
        <w:rPr>
          <w:rFonts w:ascii="Times New Roman" w:hAnsi="Times New Roman" w:cs="Times New Roman"/>
          <w:b/>
          <w:bCs/>
        </w:rPr>
        <w:t>Fig 2)</w:t>
      </w:r>
      <w:r w:rsidR="002C254F" w:rsidRPr="00447403">
        <w:rPr>
          <w:rFonts w:ascii="Times New Roman" w:hAnsi="Times New Roman" w:cs="Times New Roman"/>
          <w:b/>
          <w:bCs/>
        </w:rPr>
        <w:t>.</w:t>
      </w:r>
      <w:r w:rsidR="002C254F" w:rsidRPr="00447403">
        <w:rPr>
          <w:rFonts w:ascii="Times New Roman" w:hAnsi="Times New Roman" w:cs="Times New Roman"/>
        </w:rPr>
        <w:t xml:space="preserve"> </w:t>
      </w:r>
      <w:r w:rsidR="000D51F7" w:rsidRPr="00447403">
        <w:rPr>
          <w:rFonts w:ascii="Times New Roman" w:hAnsi="Times New Roman" w:cs="Times New Roman"/>
        </w:rPr>
        <w:t xml:space="preserve">The maximum distance between </w:t>
      </w:r>
      <w:r w:rsidR="00CC2210" w:rsidRPr="00447403">
        <w:rPr>
          <w:rFonts w:ascii="Times New Roman" w:hAnsi="Times New Roman" w:cs="Times New Roman"/>
        </w:rPr>
        <w:t xml:space="preserve">the </w:t>
      </w:r>
      <w:r w:rsidR="000D51F7" w:rsidRPr="00447403">
        <w:rPr>
          <w:rFonts w:ascii="Times New Roman" w:hAnsi="Times New Roman" w:cs="Times New Roman"/>
        </w:rPr>
        <w:t xml:space="preserve">two cases </w:t>
      </w:r>
      <w:r w:rsidR="003B6F5E" w:rsidRPr="00447403">
        <w:rPr>
          <w:rFonts w:ascii="Times New Roman" w:hAnsi="Times New Roman" w:cs="Times New Roman"/>
        </w:rPr>
        <w:t xml:space="preserve">was </w:t>
      </w:r>
      <w:del w:id="84" w:author="Mohammad Nayeem Hasan" w:date="2025-01-18T18:12:00Z" w16du:dateUtc="2025-01-18T12:12:00Z">
        <w:r w:rsidR="003B6F5E" w:rsidRPr="00447403" w:rsidDel="00CA403F">
          <w:rPr>
            <w:rFonts w:ascii="Times New Roman" w:hAnsi="Times New Roman" w:cs="Times New Roman"/>
          </w:rPr>
          <w:delText xml:space="preserve">XX </w:delText>
        </w:r>
      </w:del>
      <w:ins w:id="85" w:author="Mohammad Nayeem Hasan" w:date="2025-01-18T18:12:00Z" w16du:dateUtc="2025-01-18T12:12:00Z">
        <w:r w:rsidR="00CA403F">
          <w:rPr>
            <w:rFonts w:ascii="Times New Roman" w:hAnsi="Times New Roman" w:cs="Times New Roman"/>
          </w:rPr>
          <w:t>12.21</w:t>
        </w:r>
        <w:r w:rsidR="00CA403F" w:rsidRPr="00447403">
          <w:rPr>
            <w:rFonts w:ascii="Times New Roman" w:hAnsi="Times New Roman" w:cs="Times New Roman"/>
          </w:rPr>
          <w:t xml:space="preserve"> </w:t>
        </w:r>
      </w:ins>
      <w:r w:rsidR="00E1489B" w:rsidRPr="00447403">
        <w:rPr>
          <w:rFonts w:ascii="Times New Roman" w:hAnsi="Times New Roman" w:cs="Times New Roman"/>
        </w:rPr>
        <w:t>kilometres</w:t>
      </w:r>
      <w:r w:rsidR="003B6F5E" w:rsidRPr="00447403">
        <w:rPr>
          <w:rFonts w:ascii="Times New Roman" w:hAnsi="Times New Roman" w:cs="Times New Roman"/>
        </w:rPr>
        <w:t>.</w:t>
      </w:r>
    </w:p>
    <w:p w14:paraId="5584D5CF" w14:textId="11C79113" w:rsidR="00FA13EC" w:rsidRPr="00447403" w:rsidRDefault="00747585" w:rsidP="00DB67EE">
      <w:pPr>
        <w:spacing w:line="360" w:lineRule="auto"/>
        <w:rPr>
          <w:rFonts w:ascii="Times New Roman" w:hAnsi="Times New Roman" w:cs="Times New Roman"/>
        </w:rPr>
      </w:pPr>
      <w:del w:id="86" w:author="Mohammad Nayeem Hasan" w:date="2025-01-18T23:10:00Z" w16du:dateUtc="2025-01-18T17:10:00Z">
        <w:r w:rsidRPr="00447403" w:rsidDel="00F128E9">
          <w:rPr>
            <w:rFonts w:ascii="Times New Roman" w:hAnsi="Times New Roman" w:cs="Times New Roman"/>
            <w:noProof/>
          </w:rPr>
          <w:lastRenderedPageBreak/>
          <w:drawing>
            <wp:inline distT="0" distB="0" distL="0" distR="0" wp14:anchorId="18360516" wp14:editId="510673AB">
              <wp:extent cx="5731510" cy="4585208"/>
              <wp:effectExtent l="0" t="0" r="2540" b="6350"/>
              <wp:docPr id="964265614" name="Picture 1" descr="A map of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65614" name="Picture 1" descr="A map of a patien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585208"/>
                      </a:xfrm>
                      <a:prstGeom prst="rect">
                        <a:avLst/>
                      </a:prstGeom>
                      <a:noFill/>
                      <a:ln>
                        <a:noFill/>
                      </a:ln>
                    </pic:spPr>
                  </pic:pic>
                </a:graphicData>
              </a:graphic>
            </wp:inline>
          </w:drawing>
        </w:r>
      </w:del>
      <w:ins w:id="87" w:author="Mohammad Nayeem Hasan" w:date="2025-01-18T23:10:00Z" w16du:dateUtc="2025-01-18T17:10:00Z">
        <w:r w:rsidR="00F128E9">
          <w:rPr>
            <w:noProof/>
          </w:rPr>
          <w:drawing>
            <wp:inline distT="0" distB="0" distL="0" distR="0" wp14:anchorId="4CAC2735" wp14:editId="026A3E86">
              <wp:extent cx="5731510" cy="4585335"/>
              <wp:effectExtent l="0" t="0" r="2540" b="5715"/>
              <wp:docPr id="9269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585335"/>
                      </a:xfrm>
                      <a:prstGeom prst="rect">
                        <a:avLst/>
                      </a:prstGeom>
                      <a:noFill/>
                      <a:ln>
                        <a:noFill/>
                      </a:ln>
                    </pic:spPr>
                  </pic:pic>
                </a:graphicData>
              </a:graphic>
            </wp:inline>
          </w:drawing>
        </w:r>
      </w:ins>
      <w:r w:rsidR="003B6F5E" w:rsidRPr="00447403">
        <w:rPr>
          <w:rFonts w:ascii="Times New Roman" w:hAnsi="Times New Roman" w:cs="Times New Roman"/>
        </w:rPr>
        <w:t xml:space="preserve"> </w:t>
      </w:r>
    </w:p>
    <w:p w14:paraId="0D66EB44" w14:textId="0CE26CB4" w:rsidR="003B6F5E" w:rsidRPr="00447403" w:rsidDel="003B763B" w:rsidRDefault="00747585" w:rsidP="00DB67EE">
      <w:pPr>
        <w:spacing w:line="360" w:lineRule="auto"/>
        <w:rPr>
          <w:del w:id="88" w:author="Mohammad Nayeem Hasan" w:date="2025-01-20T10:25:00Z" w16du:dateUtc="2025-01-20T04:25:00Z"/>
          <w:rFonts w:ascii="Times New Roman" w:hAnsi="Times New Roman" w:cs="Times New Roman"/>
        </w:rPr>
      </w:pPr>
      <w:r w:rsidRPr="00447403">
        <w:rPr>
          <w:rFonts w:ascii="Times New Roman" w:hAnsi="Times New Roman" w:cs="Times New Roman"/>
          <w:b/>
          <w:bCs/>
        </w:rPr>
        <w:t>Fig 2:</w:t>
      </w:r>
      <w:r w:rsidRPr="00447403">
        <w:rPr>
          <w:rFonts w:ascii="Times New Roman" w:hAnsi="Times New Roman" w:cs="Times New Roman"/>
        </w:rPr>
        <w:t xml:space="preserve"> The geographical location of </w:t>
      </w:r>
      <w:r w:rsidR="00092A9B" w:rsidRPr="00447403">
        <w:rPr>
          <w:rFonts w:ascii="Times New Roman" w:hAnsi="Times New Roman" w:cs="Times New Roman"/>
        </w:rPr>
        <w:t>Chikungunya</w:t>
      </w:r>
      <w:r w:rsidRPr="00447403">
        <w:rPr>
          <w:rFonts w:ascii="Times New Roman" w:hAnsi="Times New Roman" w:cs="Times New Roman"/>
        </w:rPr>
        <w:t xml:space="preserve"> cases </w:t>
      </w:r>
      <w:r w:rsidR="00194B92" w:rsidRPr="00447403">
        <w:rPr>
          <w:rFonts w:ascii="Times New Roman" w:hAnsi="Times New Roman" w:cs="Times New Roman"/>
        </w:rPr>
        <w:t xml:space="preserve">between </w:t>
      </w:r>
      <w:r w:rsidR="00DC0D4E" w:rsidRPr="00447403">
        <w:rPr>
          <w:rFonts w:ascii="Times New Roman" w:hAnsi="Times New Roman" w:cs="Times New Roman"/>
        </w:rPr>
        <w:t xml:space="preserve">16 October 2024 and 31 December 2024 in </w:t>
      </w:r>
      <w:r w:rsidR="00C30561" w:rsidRPr="00447403">
        <w:rPr>
          <w:rFonts w:ascii="Times New Roman" w:hAnsi="Times New Roman" w:cs="Times New Roman"/>
        </w:rPr>
        <w:t>Bangladesh</w:t>
      </w:r>
      <w:r w:rsidR="00DC0D4E" w:rsidRPr="00447403">
        <w:rPr>
          <w:rFonts w:ascii="Times New Roman" w:hAnsi="Times New Roman" w:cs="Times New Roman"/>
        </w:rPr>
        <w:t xml:space="preserve">. </w:t>
      </w:r>
    </w:p>
    <w:p w14:paraId="1F587339" w14:textId="77777777" w:rsidR="00162EBC" w:rsidRPr="00447403" w:rsidRDefault="00162EBC" w:rsidP="00373D86">
      <w:pPr>
        <w:spacing w:line="360" w:lineRule="auto"/>
        <w:rPr>
          <w:rFonts w:ascii="Times New Roman" w:hAnsi="Times New Roman" w:cs="Times New Roman"/>
        </w:rPr>
      </w:pPr>
    </w:p>
    <w:p w14:paraId="626972C7" w14:textId="59F67FA5" w:rsidR="00D93225" w:rsidRPr="00447403" w:rsidRDefault="00D06230" w:rsidP="00373D86">
      <w:pPr>
        <w:spacing w:line="360" w:lineRule="auto"/>
        <w:rPr>
          <w:rFonts w:ascii="Times New Roman" w:hAnsi="Times New Roman" w:cs="Times New Roman"/>
        </w:rPr>
      </w:pPr>
      <w:r w:rsidRPr="00447403">
        <w:rPr>
          <w:rFonts w:ascii="Times New Roman" w:hAnsi="Times New Roman" w:cs="Times New Roman"/>
        </w:rPr>
        <w:t>We were able to follow up with 48 patients (34.</w:t>
      </w:r>
      <w:ins w:id="89" w:author="Mohammad Nayeem Hasan" w:date="2025-01-20T11:50:00Z" w16du:dateUtc="2025-01-20T05:50:00Z">
        <w:r w:rsidR="0012425B">
          <w:rPr>
            <w:rFonts w:ascii="Times New Roman" w:hAnsi="Times New Roman" w:cs="Times New Roman"/>
          </w:rPr>
          <w:t>8</w:t>
        </w:r>
      </w:ins>
      <w:del w:id="90" w:author="Mohammad Nayeem Hasan" w:date="2025-01-20T11:50:00Z" w16du:dateUtc="2025-01-20T05:50:00Z">
        <w:r w:rsidRPr="00447403" w:rsidDel="0012425B">
          <w:rPr>
            <w:rFonts w:ascii="Times New Roman" w:hAnsi="Times New Roman" w:cs="Times New Roman"/>
          </w:rPr>
          <w:delText>7</w:delText>
        </w:r>
      </w:del>
      <w:r w:rsidRPr="00447403">
        <w:rPr>
          <w:rFonts w:ascii="Times New Roman" w:hAnsi="Times New Roman" w:cs="Times New Roman"/>
        </w:rPr>
        <w:t xml:space="preserve">%) to assess their health outcomes between 21 and 28 days after the initial illness. </w:t>
      </w:r>
      <w:r w:rsidR="0053665B" w:rsidRPr="00447403">
        <w:rPr>
          <w:rFonts w:ascii="Times New Roman" w:hAnsi="Times New Roman" w:cs="Times New Roman"/>
        </w:rPr>
        <w:t>No patient died, however,</w:t>
      </w:r>
      <w:r w:rsidRPr="00447403">
        <w:rPr>
          <w:rFonts w:ascii="Times New Roman" w:hAnsi="Times New Roman" w:cs="Times New Roman"/>
        </w:rPr>
        <w:t xml:space="preserve"> 40 patients (85.1%) reported persistent symptoms during the follow-up period, while only 7 patients (14.5%) had fully recovered. </w:t>
      </w:r>
      <w:r w:rsidR="009C030B">
        <w:rPr>
          <w:rFonts w:ascii="Times New Roman" w:hAnsi="Times New Roman" w:cs="Times New Roman"/>
        </w:rPr>
        <w:t xml:space="preserve">The most common persistent symptoms were </w:t>
      </w:r>
      <w:r w:rsidR="00DD1E19">
        <w:rPr>
          <w:rFonts w:ascii="Times New Roman" w:hAnsi="Times New Roman" w:cs="Times New Roman"/>
        </w:rPr>
        <w:t xml:space="preserve">joint pain (95%), </w:t>
      </w:r>
      <w:ins w:id="91" w:author="Mohammad Nayeem Hasan" w:date="2025-01-20T11:53:00Z" w16du:dateUtc="2025-01-20T05:53:00Z">
        <w:r w:rsidR="0012425B">
          <w:rPr>
            <w:rFonts w:ascii="Times New Roman" w:hAnsi="Times New Roman" w:cs="Times New Roman"/>
          </w:rPr>
          <w:t>fatigue (31%)</w:t>
        </w:r>
      </w:ins>
      <w:del w:id="92" w:author="Mohammad Nayeem Hasan" w:date="2025-01-20T11:53:00Z" w16du:dateUtc="2025-01-20T05:53:00Z">
        <w:r w:rsidR="00DD1E19" w:rsidDel="0012425B">
          <w:rPr>
            <w:rFonts w:ascii="Times New Roman" w:hAnsi="Times New Roman" w:cs="Times New Roman"/>
          </w:rPr>
          <w:delText>joint swelling (</w:delText>
        </w:r>
        <w:r w:rsidR="001F2667" w:rsidDel="0012425B">
          <w:rPr>
            <w:rFonts w:ascii="Times New Roman" w:hAnsi="Times New Roman" w:cs="Times New Roman"/>
          </w:rPr>
          <w:delText>22%)</w:delText>
        </w:r>
      </w:del>
      <w:r w:rsidR="001F2667">
        <w:rPr>
          <w:rFonts w:ascii="Times New Roman" w:hAnsi="Times New Roman" w:cs="Times New Roman"/>
        </w:rPr>
        <w:t xml:space="preserve">, </w:t>
      </w:r>
      <w:r w:rsidR="00F435E6">
        <w:rPr>
          <w:rFonts w:ascii="Times New Roman" w:hAnsi="Times New Roman" w:cs="Times New Roman"/>
        </w:rPr>
        <w:t xml:space="preserve">and </w:t>
      </w:r>
      <w:ins w:id="93" w:author="Mohammad Nayeem Hasan" w:date="2025-01-20T11:53:00Z" w16du:dateUtc="2025-01-20T05:53:00Z">
        <w:r w:rsidR="0012425B">
          <w:rPr>
            <w:rFonts w:ascii="Times New Roman" w:hAnsi="Times New Roman" w:cs="Times New Roman"/>
          </w:rPr>
          <w:t>joint swelling (22%)</w:t>
        </w:r>
        <w:r w:rsidR="0012425B">
          <w:rPr>
            <w:rFonts w:ascii="Times New Roman" w:hAnsi="Times New Roman" w:cs="Times New Roman"/>
          </w:rPr>
          <w:t>.</w:t>
        </w:r>
      </w:ins>
      <w:del w:id="94" w:author="Mohammad Nayeem Hasan" w:date="2025-01-20T11:53:00Z" w16du:dateUtc="2025-01-20T05:53:00Z">
        <w:r w:rsidR="001F2667" w:rsidDel="0012425B">
          <w:rPr>
            <w:rFonts w:ascii="Times New Roman" w:hAnsi="Times New Roman" w:cs="Times New Roman"/>
          </w:rPr>
          <w:delText>fatigue (31%).</w:delText>
        </w:r>
      </w:del>
      <w:r w:rsidR="001F2667">
        <w:rPr>
          <w:rFonts w:ascii="Times New Roman" w:hAnsi="Times New Roman" w:cs="Times New Roman"/>
        </w:rPr>
        <w:t xml:space="preserve"> </w:t>
      </w:r>
      <w:r w:rsidRPr="00447403">
        <w:rPr>
          <w:rFonts w:ascii="Times New Roman" w:hAnsi="Times New Roman" w:cs="Times New Roman"/>
        </w:rPr>
        <w:t>On average, patients lost 10.1 working days (range: 3–30 days) due to CHIKV infection. Considering the daily per capita income of USD 6.98 in Bangladesh, the disease caused an average household income loss of $69.8 per patient.</w:t>
      </w:r>
    </w:p>
    <w:p w14:paraId="73615824" w14:textId="77777777" w:rsidR="002017D3" w:rsidRDefault="002017D3" w:rsidP="00373D86">
      <w:pPr>
        <w:spacing w:line="360" w:lineRule="auto"/>
        <w:rPr>
          <w:rFonts w:ascii="Times New Roman" w:hAnsi="Times New Roman" w:cs="Times New Roman"/>
        </w:rPr>
      </w:pPr>
    </w:p>
    <w:p w14:paraId="20030887" w14:textId="7FAB7CC8" w:rsidR="00AF53D5" w:rsidRDefault="00AD52E1" w:rsidP="00373D86">
      <w:pPr>
        <w:spacing w:line="360" w:lineRule="auto"/>
        <w:rPr>
          <w:rFonts w:ascii="Times New Roman" w:hAnsi="Times New Roman" w:cs="Times New Roman"/>
        </w:rPr>
      </w:pPr>
      <w:r w:rsidRPr="00447403">
        <w:rPr>
          <w:rFonts w:ascii="Times New Roman" w:hAnsi="Times New Roman" w:cs="Times New Roman"/>
        </w:rPr>
        <w:t xml:space="preserve">Among the </w:t>
      </w:r>
      <w:r w:rsidR="005F040B" w:rsidRPr="00447403">
        <w:rPr>
          <w:rFonts w:ascii="Times New Roman" w:hAnsi="Times New Roman" w:cs="Times New Roman"/>
        </w:rPr>
        <w:t xml:space="preserve">138 </w:t>
      </w:r>
      <w:r w:rsidR="00F71C16" w:rsidRPr="00447403">
        <w:rPr>
          <w:rFonts w:ascii="Times New Roman" w:hAnsi="Times New Roman" w:cs="Times New Roman"/>
        </w:rPr>
        <w:t>CHIKV-positive</w:t>
      </w:r>
      <w:r w:rsidR="009F2E67" w:rsidRPr="00447403">
        <w:rPr>
          <w:rFonts w:ascii="Times New Roman" w:hAnsi="Times New Roman" w:cs="Times New Roman"/>
        </w:rPr>
        <w:t xml:space="preserve"> cases </w:t>
      </w:r>
      <w:r w:rsidR="005F040B" w:rsidRPr="00447403">
        <w:rPr>
          <w:rFonts w:ascii="Times New Roman" w:hAnsi="Times New Roman" w:cs="Times New Roman"/>
        </w:rPr>
        <w:t>20 (</w:t>
      </w:r>
      <w:r w:rsidR="00EF4F91" w:rsidRPr="00447403">
        <w:rPr>
          <w:rFonts w:ascii="Times New Roman" w:hAnsi="Times New Roman" w:cs="Times New Roman"/>
        </w:rPr>
        <w:t>14.5%</w:t>
      </w:r>
      <w:r w:rsidR="005F040B" w:rsidRPr="00447403">
        <w:rPr>
          <w:rFonts w:ascii="Times New Roman" w:hAnsi="Times New Roman" w:cs="Times New Roman"/>
        </w:rPr>
        <w:t>)</w:t>
      </w:r>
      <w:r w:rsidR="009F2E67" w:rsidRPr="00447403">
        <w:rPr>
          <w:rFonts w:ascii="Times New Roman" w:hAnsi="Times New Roman" w:cs="Times New Roman"/>
        </w:rPr>
        <w:t xml:space="preserve"> </w:t>
      </w:r>
      <w:r w:rsidR="005F040B" w:rsidRPr="00447403">
        <w:rPr>
          <w:rFonts w:ascii="Times New Roman" w:hAnsi="Times New Roman" w:cs="Times New Roman"/>
        </w:rPr>
        <w:t>patients</w:t>
      </w:r>
      <w:r w:rsidR="009F2E67" w:rsidRPr="00447403">
        <w:rPr>
          <w:rFonts w:ascii="Times New Roman" w:hAnsi="Times New Roman" w:cs="Times New Roman"/>
        </w:rPr>
        <w:t xml:space="preserve"> require hospitalization</w:t>
      </w:r>
      <w:r w:rsidR="008037AB">
        <w:rPr>
          <w:rFonts w:ascii="Times New Roman" w:hAnsi="Times New Roman" w:cs="Times New Roman"/>
        </w:rPr>
        <w:t xml:space="preserve"> with a</w:t>
      </w:r>
      <w:r w:rsidR="00F435E6">
        <w:rPr>
          <w:rFonts w:ascii="Times New Roman" w:hAnsi="Times New Roman" w:cs="Times New Roman"/>
        </w:rPr>
        <w:t xml:space="preserve"> </w:t>
      </w:r>
      <w:r w:rsidR="008037AB">
        <w:rPr>
          <w:rFonts w:ascii="Times New Roman" w:hAnsi="Times New Roman" w:cs="Times New Roman"/>
        </w:rPr>
        <w:t>mean duration of 5.9 days of hospital stay</w:t>
      </w:r>
      <w:r w:rsidR="009F2E67" w:rsidRPr="00447403">
        <w:rPr>
          <w:rFonts w:ascii="Times New Roman" w:hAnsi="Times New Roman" w:cs="Times New Roman"/>
        </w:rPr>
        <w:t>.</w:t>
      </w:r>
      <w:r w:rsidR="00EF4F91" w:rsidRPr="00447403">
        <w:rPr>
          <w:rFonts w:ascii="Times New Roman" w:hAnsi="Times New Roman" w:cs="Times New Roman"/>
        </w:rPr>
        <w:t xml:space="preserve"> </w:t>
      </w:r>
      <w:r w:rsidR="00E72033" w:rsidRPr="00447403">
        <w:rPr>
          <w:rFonts w:ascii="Times New Roman" w:hAnsi="Times New Roman" w:cs="Times New Roman"/>
        </w:rPr>
        <w:t xml:space="preserve">The mean (range) age of the </w:t>
      </w:r>
      <w:r w:rsidR="004F10BA" w:rsidRPr="00447403">
        <w:rPr>
          <w:rFonts w:ascii="Times New Roman" w:hAnsi="Times New Roman" w:cs="Times New Roman"/>
        </w:rPr>
        <w:t xml:space="preserve">hospitalized </w:t>
      </w:r>
      <w:r w:rsidR="008157B2" w:rsidRPr="00447403">
        <w:rPr>
          <w:rFonts w:ascii="Times New Roman" w:hAnsi="Times New Roman" w:cs="Times New Roman"/>
        </w:rPr>
        <w:t>patients</w:t>
      </w:r>
      <w:r w:rsidR="004F10BA" w:rsidRPr="00447403">
        <w:rPr>
          <w:rFonts w:ascii="Times New Roman" w:hAnsi="Times New Roman" w:cs="Times New Roman"/>
        </w:rPr>
        <w:t xml:space="preserve"> </w:t>
      </w:r>
      <w:r w:rsidR="00AD002D" w:rsidRPr="00447403">
        <w:rPr>
          <w:rFonts w:ascii="Times New Roman" w:hAnsi="Times New Roman" w:cs="Times New Roman"/>
        </w:rPr>
        <w:t xml:space="preserve">was </w:t>
      </w:r>
      <w:r w:rsidR="000268F9">
        <w:rPr>
          <w:rFonts w:ascii="Times New Roman" w:hAnsi="Times New Roman" w:cs="Times New Roman"/>
        </w:rPr>
        <w:t>52</w:t>
      </w:r>
      <w:r w:rsidR="00877865">
        <w:rPr>
          <w:rFonts w:ascii="Times New Roman" w:hAnsi="Times New Roman" w:cs="Times New Roman"/>
        </w:rPr>
        <w:t xml:space="preserve"> </w:t>
      </w:r>
      <w:r w:rsidR="008157B2" w:rsidRPr="00447403">
        <w:rPr>
          <w:rFonts w:ascii="Times New Roman" w:hAnsi="Times New Roman" w:cs="Times New Roman"/>
        </w:rPr>
        <w:t>(</w:t>
      </w:r>
      <w:r w:rsidR="00877865">
        <w:rPr>
          <w:rFonts w:ascii="Times New Roman" w:hAnsi="Times New Roman" w:cs="Times New Roman"/>
        </w:rPr>
        <w:t>15-78</w:t>
      </w:r>
      <w:r w:rsidR="008157B2" w:rsidRPr="00447403">
        <w:rPr>
          <w:rFonts w:ascii="Times New Roman" w:hAnsi="Times New Roman" w:cs="Times New Roman"/>
        </w:rPr>
        <w:t>) years</w:t>
      </w:r>
      <w:r w:rsidR="00AD002D" w:rsidRPr="00447403">
        <w:rPr>
          <w:rFonts w:ascii="Times New Roman" w:hAnsi="Times New Roman" w:cs="Times New Roman"/>
        </w:rPr>
        <w:t xml:space="preserve">. </w:t>
      </w:r>
      <w:r w:rsidR="00672205" w:rsidRPr="00447403">
        <w:rPr>
          <w:rFonts w:ascii="Times New Roman" w:hAnsi="Times New Roman" w:cs="Times New Roman"/>
        </w:rPr>
        <w:t xml:space="preserve">The most common </w:t>
      </w:r>
      <w:r w:rsidR="00E72033" w:rsidRPr="00447403">
        <w:rPr>
          <w:rFonts w:ascii="Times New Roman" w:hAnsi="Times New Roman" w:cs="Times New Roman"/>
        </w:rPr>
        <w:t>comorbidity</w:t>
      </w:r>
      <w:r w:rsidR="00672205" w:rsidRPr="00447403">
        <w:rPr>
          <w:rFonts w:ascii="Times New Roman" w:hAnsi="Times New Roman" w:cs="Times New Roman"/>
        </w:rPr>
        <w:t xml:space="preserve"> of the </w:t>
      </w:r>
      <w:r w:rsidR="00F71C16" w:rsidRPr="00447403">
        <w:rPr>
          <w:rFonts w:ascii="Times New Roman" w:hAnsi="Times New Roman" w:cs="Times New Roman"/>
        </w:rPr>
        <w:t>patients</w:t>
      </w:r>
      <w:r w:rsidR="00672205" w:rsidRPr="00447403">
        <w:rPr>
          <w:rFonts w:ascii="Times New Roman" w:hAnsi="Times New Roman" w:cs="Times New Roman"/>
        </w:rPr>
        <w:t xml:space="preserve"> </w:t>
      </w:r>
      <w:r w:rsidR="00F71C16" w:rsidRPr="00447403">
        <w:rPr>
          <w:rFonts w:ascii="Times New Roman" w:hAnsi="Times New Roman" w:cs="Times New Roman"/>
        </w:rPr>
        <w:t xml:space="preserve">who </w:t>
      </w:r>
      <w:r w:rsidR="00E72033" w:rsidRPr="00447403">
        <w:rPr>
          <w:rFonts w:ascii="Times New Roman" w:hAnsi="Times New Roman" w:cs="Times New Roman"/>
        </w:rPr>
        <w:t>required ho</w:t>
      </w:r>
      <w:r w:rsidR="001D1748" w:rsidRPr="00447403">
        <w:rPr>
          <w:rFonts w:ascii="Times New Roman" w:hAnsi="Times New Roman" w:cs="Times New Roman"/>
        </w:rPr>
        <w:t>sp</w:t>
      </w:r>
      <w:r w:rsidR="00E72033" w:rsidRPr="00447403">
        <w:rPr>
          <w:rFonts w:ascii="Times New Roman" w:hAnsi="Times New Roman" w:cs="Times New Roman"/>
        </w:rPr>
        <w:t xml:space="preserve">italization was </w:t>
      </w:r>
      <w:r w:rsidR="00A21C7C" w:rsidRPr="00447403">
        <w:rPr>
          <w:rFonts w:ascii="Times New Roman" w:hAnsi="Times New Roman" w:cs="Times New Roman"/>
        </w:rPr>
        <w:t xml:space="preserve">diabetes </w:t>
      </w:r>
      <w:r w:rsidR="00F71C16" w:rsidRPr="00447403">
        <w:rPr>
          <w:rFonts w:ascii="Times New Roman" w:hAnsi="Times New Roman" w:cs="Times New Roman"/>
        </w:rPr>
        <w:t>Mellitus</w:t>
      </w:r>
      <w:r w:rsidR="00A21C7C" w:rsidRPr="00447403">
        <w:rPr>
          <w:rFonts w:ascii="Times New Roman" w:hAnsi="Times New Roman" w:cs="Times New Roman"/>
        </w:rPr>
        <w:t xml:space="preserve"> (</w:t>
      </w:r>
      <w:r w:rsidR="00486531">
        <w:rPr>
          <w:rFonts w:ascii="Times New Roman" w:hAnsi="Times New Roman" w:cs="Times New Roman"/>
        </w:rPr>
        <w:t>45</w:t>
      </w:r>
      <w:r w:rsidR="00A21C7C" w:rsidRPr="00447403">
        <w:rPr>
          <w:rFonts w:ascii="Times New Roman" w:hAnsi="Times New Roman" w:cs="Times New Roman"/>
        </w:rPr>
        <w:t>%), hypertension (</w:t>
      </w:r>
      <w:r w:rsidR="00486531">
        <w:rPr>
          <w:rFonts w:ascii="Times New Roman" w:hAnsi="Times New Roman" w:cs="Times New Roman"/>
        </w:rPr>
        <w:t>45</w:t>
      </w:r>
      <w:r w:rsidR="00A21C7C" w:rsidRPr="00447403">
        <w:rPr>
          <w:rFonts w:ascii="Times New Roman" w:hAnsi="Times New Roman" w:cs="Times New Roman"/>
        </w:rPr>
        <w:t xml:space="preserve">%), </w:t>
      </w:r>
      <w:ins w:id="95" w:author="Mohammad Nayeem Hasan" w:date="2025-01-20T12:13:00Z" w16du:dateUtc="2025-01-20T06:13:00Z">
        <w:r w:rsidR="003A5673">
          <w:rPr>
            <w:rFonts w:ascii="Times New Roman" w:hAnsi="Times New Roman" w:cs="Times New Roman"/>
          </w:rPr>
          <w:t xml:space="preserve">and </w:t>
        </w:r>
      </w:ins>
      <w:ins w:id="96" w:author="Mohammad Nayeem Hasan" w:date="2025-01-20T12:05:00Z" w16du:dateUtc="2025-01-20T06:05:00Z">
        <w:r w:rsidR="003A5673" w:rsidRPr="003A5673">
          <w:rPr>
            <w:rFonts w:ascii="Times New Roman" w:hAnsi="Times New Roman" w:cs="Times New Roman"/>
          </w:rPr>
          <w:t>Ischemic heart disease</w:t>
        </w:r>
        <w:r w:rsidR="003A5673">
          <w:rPr>
            <w:rFonts w:ascii="Times New Roman" w:hAnsi="Times New Roman" w:cs="Times New Roman"/>
          </w:rPr>
          <w:t xml:space="preserve"> (25%)</w:t>
        </w:r>
      </w:ins>
      <w:del w:id="97" w:author="Mohammad Nayeem Hasan" w:date="2025-01-20T12:13:00Z" w16du:dateUtc="2025-01-20T06:13:00Z">
        <w:r w:rsidR="00037E70" w:rsidRPr="00447403" w:rsidDel="003A5673">
          <w:rPr>
            <w:rFonts w:ascii="Times New Roman" w:hAnsi="Times New Roman" w:cs="Times New Roman"/>
          </w:rPr>
          <w:delText>and arthritis (</w:delText>
        </w:r>
        <w:r w:rsidR="00DC0D35" w:rsidDel="003A5673">
          <w:rPr>
            <w:rFonts w:ascii="Times New Roman" w:hAnsi="Times New Roman" w:cs="Times New Roman"/>
          </w:rPr>
          <w:delText>20</w:delText>
        </w:r>
        <w:r w:rsidR="00037E70" w:rsidRPr="00447403" w:rsidDel="003A5673">
          <w:rPr>
            <w:rFonts w:ascii="Times New Roman" w:hAnsi="Times New Roman" w:cs="Times New Roman"/>
          </w:rPr>
          <w:delText>%)</w:delText>
        </w:r>
      </w:del>
      <w:r w:rsidR="00037E70" w:rsidRPr="00447403">
        <w:rPr>
          <w:rFonts w:ascii="Times New Roman" w:hAnsi="Times New Roman" w:cs="Times New Roman"/>
        </w:rPr>
        <w:t xml:space="preserve">. </w:t>
      </w:r>
      <w:r w:rsidR="009F2E67" w:rsidRPr="00447403">
        <w:rPr>
          <w:rFonts w:ascii="Times New Roman" w:hAnsi="Times New Roman" w:cs="Times New Roman"/>
        </w:rPr>
        <w:t xml:space="preserve"> </w:t>
      </w:r>
    </w:p>
    <w:p w14:paraId="40718452" w14:textId="41D0D2E2" w:rsidR="007250E3" w:rsidRDefault="007250E3" w:rsidP="00373D86">
      <w:pPr>
        <w:spacing w:line="360" w:lineRule="auto"/>
        <w:rPr>
          <w:rFonts w:ascii="Times New Roman" w:hAnsi="Times New Roman" w:cs="Times New Roman"/>
        </w:rPr>
      </w:pPr>
      <w:r>
        <w:rPr>
          <w:rFonts w:ascii="Times New Roman" w:hAnsi="Times New Roman" w:cs="Times New Roman"/>
        </w:rPr>
        <w:lastRenderedPageBreak/>
        <w:t xml:space="preserve">The </w:t>
      </w:r>
      <w:r w:rsidR="00D87871">
        <w:rPr>
          <w:rFonts w:ascii="Times New Roman" w:hAnsi="Times New Roman" w:cs="Times New Roman"/>
        </w:rPr>
        <w:t>hospitalization</w:t>
      </w:r>
      <w:r>
        <w:rPr>
          <w:rFonts w:ascii="Times New Roman" w:hAnsi="Times New Roman" w:cs="Times New Roman"/>
        </w:rPr>
        <w:t xml:space="preserve"> of the CHIK patients </w:t>
      </w:r>
      <w:r w:rsidR="00D87871">
        <w:rPr>
          <w:rFonts w:ascii="Times New Roman" w:hAnsi="Times New Roman" w:cs="Times New Roman"/>
        </w:rPr>
        <w:t>was</w:t>
      </w:r>
      <w:r>
        <w:rPr>
          <w:rFonts w:ascii="Times New Roman" w:hAnsi="Times New Roman" w:cs="Times New Roman"/>
        </w:rPr>
        <w:t xml:space="preserve"> associated with </w:t>
      </w:r>
      <w:r w:rsidR="00D87871">
        <w:rPr>
          <w:rFonts w:ascii="Times New Roman" w:hAnsi="Times New Roman" w:cs="Times New Roman"/>
        </w:rPr>
        <w:t xml:space="preserve">the </w:t>
      </w:r>
      <w:r w:rsidR="00460954">
        <w:rPr>
          <w:rFonts w:ascii="Times New Roman" w:hAnsi="Times New Roman" w:cs="Times New Roman"/>
        </w:rPr>
        <w:t>older age group (</w:t>
      </w:r>
      <w:ins w:id="98" w:author="Mohammad Nayeem Hasan" w:date="2025-01-20T12:14:00Z" w16du:dateUtc="2025-01-20T06:14:00Z">
        <w:r w:rsidR="006F5811">
          <w:rPr>
            <w:rFonts w:ascii="Times New Roman" w:hAnsi="Times New Roman" w:cs="Times New Roman"/>
            <w:sz w:val="24"/>
            <w:szCs w:val="24"/>
          </w:rPr>
          <w:t>≥</w:t>
        </w:r>
      </w:ins>
      <w:del w:id="99" w:author="Mohammad Nayeem Hasan" w:date="2025-01-20T12:14:00Z" w16du:dateUtc="2025-01-20T06:14:00Z">
        <w:r w:rsidR="00460954" w:rsidDel="006F5811">
          <w:rPr>
            <w:rFonts w:ascii="Times New Roman" w:hAnsi="Times New Roman" w:cs="Times New Roman"/>
          </w:rPr>
          <w:delText>&gt;</w:delText>
        </w:r>
      </w:del>
      <w:r w:rsidR="00460954">
        <w:rPr>
          <w:rFonts w:ascii="Times New Roman" w:hAnsi="Times New Roman" w:cs="Times New Roman"/>
        </w:rPr>
        <w:t xml:space="preserve">30 years) (Incidence rate ratio (IRR): 1.14 (95% Confidence interval: 1.02-1.28), </w:t>
      </w:r>
      <w:r w:rsidR="00FB32D4">
        <w:rPr>
          <w:rFonts w:ascii="Times New Roman" w:hAnsi="Times New Roman" w:cs="Times New Roman"/>
        </w:rPr>
        <w:t xml:space="preserve">and </w:t>
      </w:r>
      <w:ins w:id="100" w:author="Mohammad Nayeem Hasan" w:date="2025-01-20T12:15:00Z" w16du:dateUtc="2025-01-20T06:15:00Z">
        <w:r w:rsidR="0074093F">
          <w:rPr>
            <w:rFonts w:ascii="Times New Roman" w:hAnsi="Times New Roman" w:cs="Times New Roman"/>
          </w:rPr>
          <w:t xml:space="preserve">any </w:t>
        </w:r>
      </w:ins>
      <w:del w:id="101" w:author="Mohammad Nayeem Hasan" w:date="2025-01-20T12:14:00Z" w16du:dateUtc="2025-01-20T06:14:00Z">
        <w:r w:rsidR="00FB32D4" w:rsidDel="0074093F">
          <w:rPr>
            <w:rFonts w:ascii="Times New Roman" w:hAnsi="Times New Roman" w:cs="Times New Roman"/>
          </w:rPr>
          <w:delText>more than five clinical signs</w:delText>
        </w:r>
      </w:del>
      <w:ins w:id="102" w:author="Mohammad Nayeem Hasan" w:date="2025-01-20T12:14:00Z" w16du:dateUtc="2025-01-20T06:14:00Z">
        <w:r w:rsidR="0074093F">
          <w:rPr>
            <w:rFonts w:ascii="Times New Roman" w:hAnsi="Times New Roman" w:cs="Times New Roman"/>
          </w:rPr>
          <w:t>comorbidity</w:t>
        </w:r>
      </w:ins>
      <w:r w:rsidR="00FB32D4">
        <w:rPr>
          <w:rFonts w:ascii="Times New Roman" w:hAnsi="Times New Roman" w:cs="Times New Roman"/>
        </w:rPr>
        <w:t xml:space="preserve"> </w:t>
      </w:r>
      <w:r w:rsidR="00FC3BE6">
        <w:rPr>
          <w:rFonts w:ascii="Times New Roman" w:hAnsi="Times New Roman" w:cs="Times New Roman"/>
        </w:rPr>
        <w:t xml:space="preserve">(IRR: </w:t>
      </w:r>
      <w:ins w:id="103" w:author="Mohammad Nayeem Hasan" w:date="2025-01-20T12:15:00Z" w16du:dateUtc="2025-01-20T06:15:00Z">
        <w:r w:rsidR="0074093F">
          <w:rPr>
            <w:rFonts w:ascii="Times New Roman" w:hAnsi="Times New Roman" w:cs="Times New Roman"/>
          </w:rPr>
          <w:t>1.04</w:t>
        </w:r>
      </w:ins>
      <w:del w:id="104" w:author="Mohammad Nayeem Hasan" w:date="2025-01-20T12:15:00Z" w16du:dateUtc="2025-01-20T06:15:00Z">
        <w:r w:rsidR="00FC3BE6" w:rsidDel="0074093F">
          <w:rPr>
            <w:rFonts w:ascii="Times New Roman" w:hAnsi="Times New Roman" w:cs="Times New Roman"/>
          </w:rPr>
          <w:delText>0.87</w:delText>
        </w:r>
      </w:del>
      <w:r w:rsidR="00FC3BE6">
        <w:rPr>
          <w:rFonts w:ascii="Times New Roman" w:hAnsi="Times New Roman" w:cs="Times New Roman"/>
        </w:rPr>
        <w:t xml:space="preserve">, 95% CI: </w:t>
      </w:r>
      <w:r w:rsidR="00BD4981">
        <w:rPr>
          <w:rFonts w:ascii="Times New Roman" w:hAnsi="Times New Roman" w:cs="Times New Roman"/>
        </w:rPr>
        <w:t>0.</w:t>
      </w:r>
      <w:ins w:id="105" w:author="Mohammad Nayeem Hasan" w:date="2025-01-20T12:15:00Z" w16du:dateUtc="2025-01-20T06:15:00Z">
        <w:r w:rsidR="0074093F">
          <w:rPr>
            <w:rFonts w:ascii="Times New Roman" w:hAnsi="Times New Roman" w:cs="Times New Roman"/>
          </w:rPr>
          <w:t>92</w:t>
        </w:r>
      </w:ins>
      <w:del w:id="106" w:author="Mohammad Nayeem Hasan" w:date="2025-01-20T12:15:00Z" w16du:dateUtc="2025-01-20T06:15:00Z">
        <w:r w:rsidR="00BD4981" w:rsidDel="0074093F">
          <w:rPr>
            <w:rFonts w:ascii="Times New Roman" w:hAnsi="Times New Roman" w:cs="Times New Roman"/>
          </w:rPr>
          <w:delText>77</w:delText>
        </w:r>
      </w:del>
      <w:r w:rsidR="00BD4981">
        <w:rPr>
          <w:rFonts w:ascii="Times New Roman" w:hAnsi="Times New Roman" w:cs="Times New Roman"/>
        </w:rPr>
        <w:t>-</w:t>
      </w:r>
      <w:ins w:id="107" w:author="Mohammad Nayeem Hasan" w:date="2025-01-20T12:15:00Z" w16du:dateUtc="2025-01-20T06:15:00Z">
        <w:r w:rsidR="0074093F">
          <w:rPr>
            <w:rFonts w:ascii="Times New Roman" w:hAnsi="Times New Roman" w:cs="Times New Roman"/>
          </w:rPr>
          <w:t>1.19</w:t>
        </w:r>
      </w:ins>
      <w:del w:id="108" w:author="Mohammad Nayeem Hasan" w:date="2025-01-20T12:15:00Z" w16du:dateUtc="2025-01-20T06:15:00Z">
        <w:r w:rsidR="00BD4981" w:rsidDel="0074093F">
          <w:rPr>
            <w:rFonts w:ascii="Times New Roman" w:hAnsi="Times New Roman" w:cs="Times New Roman"/>
          </w:rPr>
          <w:delText>0.98</w:delText>
        </w:r>
      </w:del>
      <w:r w:rsidR="00BD4981">
        <w:rPr>
          <w:rFonts w:ascii="Times New Roman" w:hAnsi="Times New Roman" w:cs="Times New Roman"/>
        </w:rPr>
        <w:t xml:space="preserve">). </w:t>
      </w:r>
    </w:p>
    <w:p w14:paraId="0F4A2CFA" w14:textId="77777777" w:rsidR="007250E3" w:rsidRDefault="007250E3" w:rsidP="00373D86">
      <w:pPr>
        <w:spacing w:line="360" w:lineRule="auto"/>
        <w:rPr>
          <w:rFonts w:ascii="Times New Roman" w:hAnsi="Times New Roman" w:cs="Times New Roman"/>
        </w:rPr>
      </w:pPr>
    </w:p>
    <w:p w14:paraId="6B3C4DB9" w14:textId="355DA40E" w:rsidR="007250E3" w:rsidRPr="000542B4" w:rsidRDefault="007250E3" w:rsidP="007250E3">
      <w:pPr>
        <w:rPr>
          <w:rFonts w:ascii="Times New Roman" w:hAnsi="Times New Roman" w:cs="Times New Roman"/>
          <w:b/>
          <w:bCs/>
        </w:rPr>
      </w:pPr>
      <w:r w:rsidRPr="000542B4">
        <w:rPr>
          <w:rFonts w:ascii="Times New Roman" w:hAnsi="Times New Roman" w:cs="Times New Roman"/>
          <w:b/>
          <w:bCs/>
        </w:rPr>
        <w:t xml:space="preserve">Table 1: </w:t>
      </w:r>
      <w:r>
        <w:rPr>
          <w:rFonts w:ascii="Times New Roman" w:hAnsi="Times New Roman" w:cs="Times New Roman"/>
          <w:b/>
          <w:bCs/>
        </w:rPr>
        <w:t xml:space="preserve">Factors associated with hospitalization of </w:t>
      </w:r>
      <w:r w:rsidR="00D87871">
        <w:rPr>
          <w:rFonts w:ascii="Times New Roman" w:hAnsi="Times New Roman" w:cs="Times New Roman"/>
          <w:b/>
          <w:bCs/>
        </w:rPr>
        <w:t>Chikungunya-infected</w:t>
      </w:r>
      <w:r>
        <w:rPr>
          <w:rFonts w:ascii="Times New Roman" w:hAnsi="Times New Roman" w:cs="Times New Roman"/>
          <w:b/>
          <w:bCs/>
        </w:rPr>
        <w:t xml:space="preserve"> patients in Bangladesh between 16 October and 31 December 2024, using a Modified Poisson regression model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544"/>
        <w:gridCol w:w="1773"/>
        <w:gridCol w:w="1695"/>
        <w:gridCol w:w="1695"/>
        <w:gridCol w:w="1309"/>
      </w:tblGrid>
      <w:tr w:rsidR="000542B4" w:rsidRPr="00546FD5" w14:paraId="02F6C6AA" w14:textId="77777777" w:rsidTr="00915805">
        <w:tc>
          <w:tcPr>
            <w:tcW w:w="2394" w:type="pct"/>
            <w:gridSpan w:val="2"/>
            <w:shd w:val="clear" w:color="auto" w:fill="FFFFFF"/>
            <w:tcMar>
              <w:top w:w="0" w:type="dxa"/>
              <w:left w:w="108" w:type="dxa"/>
              <w:bottom w:w="0" w:type="dxa"/>
              <w:right w:w="108" w:type="dxa"/>
            </w:tcMar>
            <w:hideMark/>
          </w:tcPr>
          <w:p w14:paraId="43FD8E86" w14:textId="77777777" w:rsidR="000542B4" w:rsidRPr="00546FD5" w:rsidRDefault="000542B4" w:rsidP="00915805">
            <w:pPr>
              <w:spacing w:after="0" w:line="240" w:lineRule="auto"/>
              <w:jc w:val="center"/>
              <w:rPr>
                <w:rFonts w:ascii="Times New Roman" w:hAnsi="Times New Roman" w:cs="Times New Roman"/>
                <w:sz w:val="24"/>
                <w:szCs w:val="24"/>
              </w:rPr>
            </w:pPr>
          </w:p>
        </w:tc>
        <w:tc>
          <w:tcPr>
            <w:tcW w:w="940" w:type="pct"/>
            <w:shd w:val="clear" w:color="auto" w:fill="FFFFFF"/>
            <w:tcMar>
              <w:top w:w="0" w:type="dxa"/>
              <w:left w:w="108" w:type="dxa"/>
              <w:bottom w:w="0" w:type="dxa"/>
              <w:right w:w="108" w:type="dxa"/>
            </w:tcMar>
            <w:hideMark/>
          </w:tcPr>
          <w:p w14:paraId="71518F15" w14:textId="77777777" w:rsidR="000542B4" w:rsidRPr="00546FD5" w:rsidRDefault="000542B4" w:rsidP="00915805">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IRR</w:t>
            </w:r>
          </w:p>
        </w:tc>
        <w:tc>
          <w:tcPr>
            <w:tcW w:w="940" w:type="pct"/>
            <w:shd w:val="clear" w:color="auto" w:fill="FFFFFF"/>
            <w:tcMar>
              <w:top w:w="0" w:type="dxa"/>
              <w:left w:w="108" w:type="dxa"/>
              <w:bottom w:w="0" w:type="dxa"/>
              <w:right w:w="108" w:type="dxa"/>
            </w:tcMar>
            <w:hideMark/>
          </w:tcPr>
          <w:p w14:paraId="60EB01C0" w14:textId="77777777" w:rsidR="000542B4" w:rsidRPr="00546FD5" w:rsidRDefault="000542B4" w:rsidP="00915805">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95% CI</w:t>
            </w:r>
          </w:p>
        </w:tc>
        <w:tc>
          <w:tcPr>
            <w:tcW w:w="726" w:type="pct"/>
            <w:shd w:val="clear" w:color="auto" w:fill="FFFFFF"/>
            <w:tcMar>
              <w:top w:w="0" w:type="dxa"/>
              <w:left w:w="108" w:type="dxa"/>
              <w:bottom w:w="0" w:type="dxa"/>
              <w:right w:w="108" w:type="dxa"/>
            </w:tcMar>
            <w:hideMark/>
          </w:tcPr>
          <w:p w14:paraId="32AF1CF6" w14:textId="77777777" w:rsidR="000542B4" w:rsidRPr="00546FD5" w:rsidRDefault="000542B4" w:rsidP="00915805">
            <w:pPr>
              <w:spacing w:after="0" w:line="240" w:lineRule="auto"/>
              <w:jc w:val="center"/>
              <w:rPr>
                <w:rFonts w:ascii="Times New Roman" w:hAnsi="Times New Roman" w:cs="Times New Roman"/>
                <w:b/>
                <w:bCs/>
                <w:sz w:val="24"/>
                <w:szCs w:val="24"/>
              </w:rPr>
            </w:pPr>
            <w:r w:rsidRPr="00546FD5">
              <w:rPr>
                <w:rFonts w:ascii="Times New Roman" w:hAnsi="Times New Roman" w:cs="Times New Roman"/>
                <w:b/>
                <w:bCs/>
                <w:sz w:val="24"/>
                <w:szCs w:val="24"/>
              </w:rPr>
              <w:t>P-value</w:t>
            </w:r>
          </w:p>
        </w:tc>
      </w:tr>
      <w:tr w:rsidR="000542B4" w:rsidRPr="00546FD5" w14:paraId="1BB57BD4" w14:textId="77777777" w:rsidTr="00915805">
        <w:tc>
          <w:tcPr>
            <w:tcW w:w="1411" w:type="pct"/>
            <w:shd w:val="clear" w:color="auto" w:fill="FFFFFF"/>
            <w:tcMar>
              <w:top w:w="0" w:type="dxa"/>
              <w:left w:w="108" w:type="dxa"/>
              <w:bottom w:w="0" w:type="dxa"/>
              <w:right w:w="108" w:type="dxa"/>
            </w:tcMar>
          </w:tcPr>
          <w:p w14:paraId="50300B33" w14:textId="77777777" w:rsidR="000542B4" w:rsidRPr="00546FD5" w:rsidRDefault="000542B4" w:rsidP="00915805">
            <w:pPr>
              <w:spacing w:after="0" w:line="240" w:lineRule="auto"/>
              <w:rPr>
                <w:rFonts w:ascii="Times New Roman" w:hAnsi="Times New Roman" w:cs="Times New Roman"/>
                <w:sz w:val="24"/>
                <w:szCs w:val="24"/>
              </w:rPr>
            </w:pPr>
            <w:r w:rsidRPr="00546FD5">
              <w:rPr>
                <w:rFonts w:ascii="Times New Roman" w:hAnsi="Times New Roman" w:cs="Times New Roman"/>
                <w:b/>
                <w:bCs/>
                <w:sz w:val="24"/>
                <w:szCs w:val="24"/>
              </w:rPr>
              <w:t>Age groups</w:t>
            </w:r>
          </w:p>
        </w:tc>
        <w:tc>
          <w:tcPr>
            <w:tcW w:w="983" w:type="pct"/>
            <w:shd w:val="clear" w:color="auto" w:fill="FFFFFF"/>
          </w:tcPr>
          <w:p w14:paraId="5E2A7A25" w14:textId="77777777" w:rsidR="000542B4" w:rsidRDefault="000542B4" w:rsidP="00915805">
            <w:pPr>
              <w:spacing w:after="0" w:line="240" w:lineRule="auto"/>
              <w:rPr>
                <w:rFonts w:ascii="Times New Roman" w:hAnsi="Times New Roman" w:cs="Times New Roman"/>
                <w:sz w:val="24"/>
                <w:szCs w:val="24"/>
              </w:rPr>
            </w:pPr>
            <w:r>
              <w:rPr>
                <w:rFonts w:ascii="Times New Roman" w:hAnsi="Times New Roman" w:cs="Times New Roman"/>
                <w:sz w:val="24"/>
                <w:szCs w:val="24"/>
              </w:rPr>
              <w:t>&lt;30</w:t>
            </w:r>
          </w:p>
        </w:tc>
        <w:tc>
          <w:tcPr>
            <w:tcW w:w="940" w:type="pct"/>
            <w:shd w:val="clear" w:color="auto" w:fill="FFFFFF"/>
            <w:tcMar>
              <w:top w:w="0" w:type="dxa"/>
              <w:left w:w="108" w:type="dxa"/>
              <w:bottom w:w="0" w:type="dxa"/>
              <w:right w:w="108" w:type="dxa"/>
            </w:tcMar>
          </w:tcPr>
          <w:p w14:paraId="1E9CCD63" w14:textId="77777777" w:rsidR="000542B4" w:rsidRDefault="000542B4" w:rsidP="00915805">
            <w:pPr>
              <w:spacing w:after="0" w:line="240" w:lineRule="auto"/>
              <w:rPr>
                <w:rFonts w:ascii="Times New Roman" w:hAnsi="Times New Roman" w:cs="Times New Roman"/>
                <w:sz w:val="24"/>
                <w:szCs w:val="24"/>
              </w:rPr>
            </w:pPr>
            <w:r>
              <w:rPr>
                <w:rFonts w:ascii="Times New Roman" w:hAnsi="Times New Roman" w:cs="Times New Roman"/>
                <w:sz w:val="24"/>
                <w:szCs w:val="24"/>
              </w:rPr>
              <w:t>Reference</w:t>
            </w:r>
          </w:p>
        </w:tc>
        <w:tc>
          <w:tcPr>
            <w:tcW w:w="940" w:type="pct"/>
            <w:shd w:val="clear" w:color="auto" w:fill="FFFFFF"/>
            <w:tcMar>
              <w:top w:w="0" w:type="dxa"/>
              <w:left w:w="108" w:type="dxa"/>
              <w:bottom w:w="0" w:type="dxa"/>
              <w:right w:w="108" w:type="dxa"/>
            </w:tcMar>
          </w:tcPr>
          <w:p w14:paraId="008010AE" w14:textId="77777777" w:rsidR="000542B4" w:rsidRDefault="000542B4" w:rsidP="00915805">
            <w:pPr>
              <w:spacing w:after="0" w:line="240" w:lineRule="auto"/>
              <w:rPr>
                <w:rFonts w:ascii="Times New Roman" w:hAnsi="Times New Roman" w:cs="Times New Roman"/>
                <w:sz w:val="24"/>
                <w:szCs w:val="24"/>
              </w:rPr>
            </w:pPr>
          </w:p>
        </w:tc>
        <w:tc>
          <w:tcPr>
            <w:tcW w:w="726" w:type="pct"/>
            <w:shd w:val="clear" w:color="auto" w:fill="FFFFFF"/>
            <w:tcMar>
              <w:top w:w="0" w:type="dxa"/>
              <w:left w:w="108" w:type="dxa"/>
              <w:bottom w:w="0" w:type="dxa"/>
              <w:right w:w="108" w:type="dxa"/>
            </w:tcMar>
          </w:tcPr>
          <w:p w14:paraId="4C0CA226" w14:textId="77777777" w:rsidR="000542B4" w:rsidRPr="00546FD5" w:rsidRDefault="000542B4" w:rsidP="00915805">
            <w:pPr>
              <w:spacing w:after="0" w:line="240" w:lineRule="auto"/>
              <w:rPr>
                <w:rFonts w:ascii="Times New Roman" w:hAnsi="Times New Roman" w:cs="Times New Roman"/>
                <w:sz w:val="24"/>
                <w:szCs w:val="24"/>
              </w:rPr>
            </w:pPr>
          </w:p>
        </w:tc>
      </w:tr>
      <w:tr w:rsidR="000542B4" w:rsidRPr="00546FD5" w14:paraId="22F52FC4" w14:textId="77777777" w:rsidTr="00915805">
        <w:tc>
          <w:tcPr>
            <w:tcW w:w="1411" w:type="pct"/>
            <w:shd w:val="clear" w:color="auto" w:fill="FFFFFF"/>
            <w:tcMar>
              <w:top w:w="0" w:type="dxa"/>
              <w:left w:w="108" w:type="dxa"/>
              <w:bottom w:w="0" w:type="dxa"/>
              <w:right w:w="108" w:type="dxa"/>
            </w:tcMar>
          </w:tcPr>
          <w:p w14:paraId="1C5C21CD" w14:textId="77777777" w:rsidR="000542B4" w:rsidRPr="00546FD5" w:rsidRDefault="000542B4" w:rsidP="00915805">
            <w:pPr>
              <w:spacing w:after="0" w:line="240" w:lineRule="auto"/>
              <w:rPr>
                <w:rFonts w:ascii="Times New Roman" w:hAnsi="Times New Roman" w:cs="Times New Roman"/>
                <w:sz w:val="24"/>
                <w:szCs w:val="24"/>
              </w:rPr>
            </w:pPr>
          </w:p>
        </w:tc>
        <w:tc>
          <w:tcPr>
            <w:tcW w:w="983" w:type="pct"/>
            <w:shd w:val="clear" w:color="auto" w:fill="FFFFFF"/>
          </w:tcPr>
          <w:p w14:paraId="15896847" w14:textId="77777777" w:rsidR="000542B4" w:rsidRDefault="000542B4" w:rsidP="00915805">
            <w:pPr>
              <w:spacing w:after="0" w:line="240" w:lineRule="auto"/>
              <w:rPr>
                <w:rFonts w:ascii="Times New Roman" w:hAnsi="Times New Roman" w:cs="Times New Roman"/>
                <w:sz w:val="24"/>
                <w:szCs w:val="24"/>
              </w:rPr>
            </w:pPr>
            <w:r>
              <w:rPr>
                <w:rFonts w:ascii="Times New Roman" w:hAnsi="Times New Roman" w:cs="Times New Roman"/>
                <w:sz w:val="24"/>
                <w:szCs w:val="24"/>
              </w:rPr>
              <w:t>≥30</w:t>
            </w:r>
          </w:p>
        </w:tc>
        <w:tc>
          <w:tcPr>
            <w:tcW w:w="940" w:type="pct"/>
            <w:shd w:val="clear" w:color="auto" w:fill="FFFFFF"/>
            <w:tcMar>
              <w:top w:w="0" w:type="dxa"/>
              <w:left w:w="108" w:type="dxa"/>
              <w:bottom w:w="0" w:type="dxa"/>
              <w:right w:w="108" w:type="dxa"/>
            </w:tcMar>
          </w:tcPr>
          <w:p w14:paraId="5372251D" w14:textId="77777777" w:rsidR="000542B4" w:rsidRDefault="000542B4" w:rsidP="00915805">
            <w:pPr>
              <w:spacing w:after="0" w:line="240" w:lineRule="auto"/>
              <w:rPr>
                <w:rFonts w:ascii="Times New Roman" w:hAnsi="Times New Roman" w:cs="Times New Roman"/>
                <w:sz w:val="24"/>
                <w:szCs w:val="24"/>
              </w:rPr>
            </w:pPr>
            <w:r w:rsidRPr="00EA5F12">
              <w:rPr>
                <w:rFonts w:ascii="Times New Roman" w:hAnsi="Times New Roman" w:cs="Times New Roman"/>
                <w:sz w:val="24"/>
                <w:szCs w:val="24"/>
              </w:rPr>
              <w:t>1.</w:t>
            </w:r>
            <w:r>
              <w:rPr>
                <w:rFonts w:ascii="Times New Roman" w:hAnsi="Times New Roman" w:cs="Times New Roman"/>
                <w:sz w:val="24"/>
                <w:szCs w:val="24"/>
              </w:rPr>
              <w:t>14</w:t>
            </w:r>
          </w:p>
        </w:tc>
        <w:tc>
          <w:tcPr>
            <w:tcW w:w="940" w:type="pct"/>
            <w:shd w:val="clear" w:color="auto" w:fill="FFFFFF"/>
            <w:tcMar>
              <w:top w:w="0" w:type="dxa"/>
              <w:left w:w="108" w:type="dxa"/>
              <w:bottom w:w="0" w:type="dxa"/>
              <w:right w:w="108" w:type="dxa"/>
            </w:tcMar>
          </w:tcPr>
          <w:p w14:paraId="5D06A1A6" w14:textId="77777777" w:rsidR="000542B4" w:rsidRDefault="000542B4" w:rsidP="0091580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1.02 - </w:t>
            </w:r>
            <w:r w:rsidRPr="006E4F17">
              <w:rPr>
                <w:rFonts w:ascii="Times New Roman" w:hAnsi="Times New Roman" w:cs="Times New Roman"/>
                <w:sz w:val="24"/>
                <w:szCs w:val="24"/>
              </w:rPr>
              <w:t>1.</w:t>
            </w:r>
            <w:r>
              <w:rPr>
                <w:rFonts w:ascii="Times New Roman" w:hAnsi="Times New Roman" w:cs="Times New Roman"/>
                <w:sz w:val="24"/>
                <w:szCs w:val="24"/>
              </w:rPr>
              <w:t>28</w:t>
            </w:r>
          </w:p>
        </w:tc>
        <w:tc>
          <w:tcPr>
            <w:tcW w:w="726" w:type="pct"/>
            <w:shd w:val="clear" w:color="auto" w:fill="FFFFFF"/>
            <w:tcMar>
              <w:top w:w="0" w:type="dxa"/>
              <w:left w:w="108" w:type="dxa"/>
              <w:bottom w:w="0" w:type="dxa"/>
              <w:right w:w="108" w:type="dxa"/>
            </w:tcMar>
          </w:tcPr>
          <w:p w14:paraId="62744E85" w14:textId="6F955D70" w:rsidR="000542B4" w:rsidRPr="00546FD5" w:rsidRDefault="000542B4" w:rsidP="00915805">
            <w:pPr>
              <w:spacing w:after="0" w:line="240" w:lineRule="auto"/>
              <w:rPr>
                <w:rFonts w:ascii="Times New Roman" w:hAnsi="Times New Roman" w:cs="Times New Roman"/>
                <w:sz w:val="24"/>
                <w:szCs w:val="24"/>
              </w:rPr>
            </w:pPr>
            <w:r w:rsidRPr="00A359C9">
              <w:rPr>
                <w:rFonts w:ascii="Times New Roman" w:hAnsi="Times New Roman" w:cs="Times New Roman"/>
                <w:sz w:val="24"/>
                <w:szCs w:val="24"/>
              </w:rPr>
              <w:t>0.02</w:t>
            </w:r>
            <w:ins w:id="109" w:author="Mohammad Nayeem Hasan" w:date="2025-01-20T00:27:00Z" w16du:dateUtc="2025-01-19T18:27:00Z">
              <w:r w:rsidR="00705249">
                <w:rPr>
                  <w:rFonts w:ascii="Times New Roman" w:hAnsi="Times New Roman" w:cs="Times New Roman"/>
                  <w:sz w:val="24"/>
                  <w:szCs w:val="24"/>
                </w:rPr>
                <w:t>5</w:t>
              </w:r>
            </w:ins>
            <w:del w:id="110" w:author="Mohammad Nayeem Hasan" w:date="2025-01-20T00:27:00Z" w16du:dateUtc="2025-01-19T18:27:00Z">
              <w:r w:rsidRPr="00A359C9" w:rsidDel="00705249">
                <w:rPr>
                  <w:rFonts w:ascii="Times New Roman" w:hAnsi="Times New Roman" w:cs="Times New Roman"/>
                  <w:sz w:val="24"/>
                  <w:szCs w:val="24"/>
                </w:rPr>
                <w:delText>7</w:delText>
              </w:r>
            </w:del>
          </w:p>
        </w:tc>
      </w:tr>
      <w:tr w:rsidR="000542B4" w:rsidRPr="00546FD5" w14:paraId="4517DE86" w14:textId="77777777" w:rsidTr="00915805">
        <w:tc>
          <w:tcPr>
            <w:tcW w:w="1411" w:type="pct"/>
            <w:shd w:val="clear" w:color="auto" w:fill="FFFFFF"/>
            <w:tcMar>
              <w:top w:w="0" w:type="dxa"/>
              <w:left w:w="108" w:type="dxa"/>
              <w:bottom w:w="0" w:type="dxa"/>
              <w:right w:w="108" w:type="dxa"/>
            </w:tcMar>
          </w:tcPr>
          <w:p w14:paraId="333637D0" w14:textId="77777777" w:rsidR="000542B4" w:rsidRPr="00546FD5" w:rsidRDefault="000542B4" w:rsidP="00915805">
            <w:pPr>
              <w:spacing w:after="0" w:line="240" w:lineRule="auto"/>
              <w:rPr>
                <w:rFonts w:ascii="Times New Roman" w:hAnsi="Times New Roman" w:cs="Times New Roman"/>
                <w:sz w:val="24"/>
                <w:szCs w:val="24"/>
              </w:rPr>
            </w:pPr>
            <w:r w:rsidRPr="00546FD5">
              <w:rPr>
                <w:rFonts w:ascii="Times New Roman" w:hAnsi="Times New Roman" w:cs="Times New Roman"/>
                <w:b/>
                <w:bCs/>
                <w:sz w:val="24"/>
                <w:szCs w:val="24"/>
              </w:rPr>
              <w:t>Sex</w:t>
            </w:r>
          </w:p>
        </w:tc>
        <w:tc>
          <w:tcPr>
            <w:tcW w:w="983" w:type="pct"/>
            <w:shd w:val="clear" w:color="auto" w:fill="FFFFFF"/>
          </w:tcPr>
          <w:p w14:paraId="4207F696" w14:textId="77777777" w:rsidR="000542B4" w:rsidRDefault="000542B4" w:rsidP="00915805">
            <w:pPr>
              <w:spacing w:after="0" w:line="240" w:lineRule="auto"/>
              <w:rPr>
                <w:rFonts w:ascii="Times New Roman" w:hAnsi="Times New Roman" w:cs="Times New Roman"/>
                <w:sz w:val="24"/>
                <w:szCs w:val="24"/>
              </w:rPr>
            </w:pPr>
            <w:r w:rsidRPr="00546FD5">
              <w:rPr>
                <w:rFonts w:ascii="Times New Roman" w:hAnsi="Times New Roman" w:cs="Times New Roman"/>
                <w:sz w:val="24"/>
                <w:szCs w:val="24"/>
              </w:rPr>
              <w:t>Female</w:t>
            </w:r>
          </w:p>
        </w:tc>
        <w:tc>
          <w:tcPr>
            <w:tcW w:w="940" w:type="pct"/>
            <w:shd w:val="clear" w:color="auto" w:fill="FFFFFF"/>
            <w:tcMar>
              <w:top w:w="0" w:type="dxa"/>
              <w:left w:w="108" w:type="dxa"/>
              <w:bottom w:w="0" w:type="dxa"/>
              <w:right w:w="108" w:type="dxa"/>
            </w:tcMar>
          </w:tcPr>
          <w:p w14:paraId="468BB208" w14:textId="77777777" w:rsidR="000542B4" w:rsidRDefault="000542B4" w:rsidP="00915805">
            <w:pPr>
              <w:spacing w:after="0" w:line="240" w:lineRule="auto"/>
              <w:rPr>
                <w:rFonts w:ascii="Times New Roman" w:hAnsi="Times New Roman" w:cs="Times New Roman"/>
                <w:sz w:val="24"/>
                <w:szCs w:val="24"/>
              </w:rPr>
            </w:pPr>
            <w:r>
              <w:rPr>
                <w:rFonts w:ascii="Times New Roman" w:hAnsi="Times New Roman" w:cs="Times New Roman"/>
                <w:sz w:val="24"/>
                <w:szCs w:val="24"/>
              </w:rPr>
              <w:t>Reference</w:t>
            </w:r>
          </w:p>
        </w:tc>
        <w:tc>
          <w:tcPr>
            <w:tcW w:w="940" w:type="pct"/>
            <w:shd w:val="clear" w:color="auto" w:fill="FFFFFF"/>
            <w:tcMar>
              <w:top w:w="0" w:type="dxa"/>
              <w:left w:w="108" w:type="dxa"/>
              <w:bottom w:w="0" w:type="dxa"/>
              <w:right w:w="108" w:type="dxa"/>
            </w:tcMar>
          </w:tcPr>
          <w:p w14:paraId="7839B911" w14:textId="77777777" w:rsidR="000542B4" w:rsidRDefault="000542B4" w:rsidP="00915805">
            <w:pPr>
              <w:spacing w:after="0" w:line="240" w:lineRule="auto"/>
              <w:rPr>
                <w:rFonts w:ascii="Times New Roman" w:hAnsi="Times New Roman" w:cs="Times New Roman"/>
                <w:sz w:val="24"/>
                <w:szCs w:val="24"/>
              </w:rPr>
            </w:pPr>
          </w:p>
        </w:tc>
        <w:tc>
          <w:tcPr>
            <w:tcW w:w="726" w:type="pct"/>
            <w:shd w:val="clear" w:color="auto" w:fill="FFFFFF"/>
            <w:tcMar>
              <w:top w:w="0" w:type="dxa"/>
              <w:left w:w="108" w:type="dxa"/>
              <w:bottom w:w="0" w:type="dxa"/>
              <w:right w:w="108" w:type="dxa"/>
            </w:tcMar>
          </w:tcPr>
          <w:p w14:paraId="597DAB0C" w14:textId="77777777" w:rsidR="000542B4" w:rsidRPr="00546FD5" w:rsidRDefault="000542B4" w:rsidP="00915805">
            <w:pPr>
              <w:spacing w:after="0" w:line="240" w:lineRule="auto"/>
              <w:rPr>
                <w:rFonts w:ascii="Times New Roman" w:hAnsi="Times New Roman" w:cs="Times New Roman"/>
                <w:sz w:val="24"/>
                <w:szCs w:val="24"/>
              </w:rPr>
            </w:pPr>
          </w:p>
        </w:tc>
      </w:tr>
      <w:tr w:rsidR="000542B4" w:rsidRPr="00546FD5" w14:paraId="54436E6E" w14:textId="77777777" w:rsidTr="00915805">
        <w:tc>
          <w:tcPr>
            <w:tcW w:w="1411" w:type="pct"/>
            <w:shd w:val="clear" w:color="auto" w:fill="FFFFFF"/>
            <w:tcMar>
              <w:top w:w="0" w:type="dxa"/>
              <w:left w:w="108" w:type="dxa"/>
              <w:bottom w:w="0" w:type="dxa"/>
              <w:right w:w="108" w:type="dxa"/>
            </w:tcMar>
          </w:tcPr>
          <w:p w14:paraId="3FC09B7D" w14:textId="77777777" w:rsidR="000542B4" w:rsidRPr="00546FD5" w:rsidRDefault="000542B4" w:rsidP="00915805">
            <w:pPr>
              <w:spacing w:after="0" w:line="240" w:lineRule="auto"/>
              <w:rPr>
                <w:rFonts w:ascii="Times New Roman" w:hAnsi="Times New Roman" w:cs="Times New Roman"/>
                <w:sz w:val="24"/>
                <w:szCs w:val="24"/>
              </w:rPr>
            </w:pPr>
          </w:p>
        </w:tc>
        <w:tc>
          <w:tcPr>
            <w:tcW w:w="983" w:type="pct"/>
            <w:shd w:val="clear" w:color="auto" w:fill="FFFFFF"/>
          </w:tcPr>
          <w:p w14:paraId="5B19D7F6" w14:textId="77777777" w:rsidR="000542B4" w:rsidRDefault="000542B4" w:rsidP="00915805">
            <w:pPr>
              <w:spacing w:after="0" w:line="240" w:lineRule="auto"/>
              <w:rPr>
                <w:rFonts w:ascii="Times New Roman" w:hAnsi="Times New Roman" w:cs="Times New Roman"/>
                <w:sz w:val="24"/>
                <w:szCs w:val="24"/>
              </w:rPr>
            </w:pPr>
            <w:r w:rsidRPr="00546FD5">
              <w:rPr>
                <w:rFonts w:ascii="Times New Roman" w:hAnsi="Times New Roman" w:cs="Times New Roman"/>
                <w:sz w:val="24"/>
                <w:szCs w:val="24"/>
              </w:rPr>
              <w:t>Male</w:t>
            </w:r>
          </w:p>
        </w:tc>
        <w:tc>
          <w:tcPr>
            <w:tcW w:w="940" w:type="pct"/>
            <w:shd w:val="clear" w:color="auto" w:fill="FFFFFF"/>
            <w:tcMar>
              <w:top w:w="0" w:type="dxa"/>
              <w:left w:w="108" w:type="dxa"/>
              <w:bottom w:w="0" w:type="dxa"/>
              <w:right w:w="108" w:type="dxa"/>
            </w:tcMar>
          </w:tcPr>
          <w:p w14:paraId="097ED223" w14:textId="26F5232B" w:rsidR="000542B4" w:rsidRDefault="000542B4" w:rsidP="00915805">
            <w:pPr>
              <w:spacing w:after="0" w:line="240" w:lineRule="auto"/>
              <w:rPr>
                <w:rFonts w:ascii="Times New Roman" w:hAnsi="Times New Roman" w:cs="Times New Roman"/>
                <w:sz w:val="24"/>
                <w:szCs w:val="24"/>
              </w:rPr>
            </w:pPr>
            <w:r w:rsidRPr="00EA5F12">
              <w:rPr>
                <w:rFonts w:ascii="Times New Roman" w:hAnsi="Times New Roman" w:cs="Times New Roman"/>
                <w:sz w:val="24"/>
                <w:szCs w:val="24"/>
              </w:rPr>
              <w:t>1.</w:t>
            </w:r>
            <w:ins w:id="111" w:author="Mohammad Nayeem Hasan" w:date="2025-01-20T00:29:00Z" w16du:dateUtc="2025-01-19T18:29:00Z">
              <w:r w:rsidR="007A2D79">
                <w:rPr>
                  <w:rFonts w:ascii="Times New Roman" w:hAnsi="Times New Roman" w:cs="Times New Roman"/>
                  <w:sz w:val="24"/>
                  <w:szCs w:val="24"/>
                </w:rPr>
                <w:t>10</w:t>
              </w:r>
            </w:ins>
            <w:del w:id="112" w:author="Mohammad Nayeem Hasan" w:date="2025-01-20T00:29:00Z" w16du:dateUtc="2025-01-19T18:29:00Z">
              <w:r w:rsidDel="007A2D79">
                <w:rPr>
                  <w:rFonts w:ascii="Times New Roman" w:hAnsi="Times New Roman" w:cs="Times New Roman"/>
                  <w:sz w:val="24"/>
                  <w:szCs w:val="24"/>
                </w:rPr>
                <w:delText>08</w:delText>
              </w:r>
            </w:del>
          </w:p>
        </w:tc>
        <w:tc>
          <w:tcPr>
            <w:tcW w:w="940" w:type="pct"/>
            <w:shd w:val="clear" w:color="auto" w:fill="FFFFFF"/>
            <w:tcMar>
              <w:top w:w="0" w:type="dxa"/>
              <w:left w:w="108" w:type="dxa"/>
              <w:bottom w:w="0" w:type="dxa"/>
              <w:right w:w="108" w:type="dxa"/>
            </w:tcMar>
          </w:tcPr>
          <w:p w14:paraId="61502D0E" w14:textId="2BD63385" w:rsidR="000542B4" w:rsidRDefault="000542B4" w:rsidP="00915805">
            <w:pPr>
              <w:spacing w:after="0" w:line="240" w:lineRule="auto"/>
              <w:rPr>
                <w:rFonts w:ascii="Times New Roman" w:hAnsi="Times New Roman" w:cs="Times New Roman"/>
                <w:sz w:val="24"/>
                <w:szCs w:val="24"/>
              </w:rPr>
            </w:pPr>
            <w:r w:rsidRPr="006E4F17">
              <w:rPr>
                <w:rFonts w:ascii="Times New Roman" w:hAnsi="Times New Roman" w:cs="Times New Roman"/>
                <w:sz w:val="24"/>
                <w:szCs w:val="24"/>
              </w:rPr>
              <w:t>0.9</w:t>
            </w:r>
            <w:ins w:id="113" w:author="Mohammad Nayeem Hasan" w:date="2025-01-20T00:29:00Z" w16du:dateUtc="2025-01-19T18:29:00Z">
              <w:r w:rsidR="00E46315">
                <w:rPr>
                  <w:rFonts w:ascii="Times New Roman" w:hAnsi="Times New Roman" w:cs="Times New Roman"/>
                  <w:sz w:val="24"/>
                  <w:szCs w:val="24"/>
                </w:rPr>
                <w:t>5</w:t>
              </w:r>
            </w:ins>
            <w:del w:id="114" w:author="Mohammad Nayeem Hasan" w:date="2025-01-20T00:29:00Z" w16du:dateUtc="2025-01-19T18:29:00Z">
              <w:r w:rsidDel="00E46315">
                <w:rPr>
                  <w:rFonts w:ascii="Times New Roman" w:hAnsi="Times New Roman" w:cs="Times New Roman"/>
                  <w:sz w:val="24"/>
                  <w:szCs w:val="24"/>
                </w:rPr>
                <w:delText>4</w:delText>
              </w:r>
            </w:del>
            <w:r>
              <w:rPr>
                <w:rFonts w:ascii="Times New Roman" w:hAnsi="Times New Roman" w:cs="Times New Roman"/>
                <w:sz w:val="24"/>
                <w:szCs w:val="24"/>
              </w:rPr>
              <w:t>-</w:t>
            </w:r>
            <w:r w:rsidRPr="006E4F17">
              <w:rPr>
                <w:rFonts w:ascii="Times New Roman" w:hAnsi="Times New Roman" w:cs="Times New Roman"/>
                <w:sz w:val="24"/>
                <w:szCs w:val="24"/>
              </w:rPr>
              <w:t xml:space="preserve"> 1.</w:t>
            </w:r>
            <w:r>
              <w:rPr>
                <w:rFonts w:ascii="Times New Roman" w:hAnsi="Times New Roman" w:cs="Times New Roman"/>
                <w:sz w:val="24"/>
                <w:szCs w:val="24"/>
              </w:rPr>
              <w:t>2</w:t>
            </w:r>
            <w:ins w:id="115" w:author="Mohammad Nayeem Hasan" w:date="2025-01-20T00:29:00Z" w16du:dateUtc="2025-01-19T18:29:00Z">
              <w:r w:rsidR="00E46315">
                <w:rPr>
                  <w:rFonts w:ascii="Times New Roman" w:hAnsi="Times New Roman" w:cs="Times New Roman"/>
                  <w:sz w:val="24"/>
                  <w:szCs w:val="24"/>
                </w:rPr>
                <w:t>7</w:t>
              </w:r>
            </w:ins>
            <w:del w:id="116" w:author="Mohammad Nayeem Hasan" w:date="2025-01-20T00:29:00Z" w16du:dateUtc="2025-01-19T18:29:00Z">
              <w:r w:rsidDel="00E46315">
                <w:rPr>
                  <w:rFonts w:ascii="Times New Roman" w:hAnsi="Times New Roman" w:cs="Times New Roman"/>
                  <w:sz w:val="24"/>
                  <w:szCs w:val="24"/>
                </w:rPr>
                <w:delText>5</w:delText>
              </w:r>
            </w:del>
          </w:p>
        </w:tc>
        <w:tc>
          <w:tcPr>
            <w:tcW w:w="726" w:type="pct"/>
            <w:shd w:val="clear" w:color="auto" w:fill="FFFFFF"/>
            <w:tcMar>
              <w:top w:w="0" w:type="dxa"/>
              <w:left w:w="108" w:type="dxa"/>
              <w:bottom w:w="0" w:type="dxa"/>
              <w:right w:w="108" w:type="dxa"/>
            </w:tcMar>
          </w:tcPr>
          <w:p w14:paraId="5BDD4F98" w14:textId="524C6008" w:rsidR="000542B4" w:rsidRPr="00546FD5" w:rsidRDefault="000542B4" w:rsidP="00915805">
            <w:pPr>
              <w:spacing w:after="0" w:line="240" w:lineRule="auto"/>
              <w:rPr>
                <w:rFonts w:ascii="Times New Roman" w:hAnsi="Times New Roman" w:cs="Times New Roman"/>
                <w:sz w:val="24"/>
                <w:szCs w:val="24"/>
              </w:rPr>
            </w:pPr>
            <w:r w:rsidRPr="00A359C9">
              <w:rPr>
                <w:rFonts w:ascii="Times New Roman" w:hAnsi="Times New Roman" w:cs="Times New Roman"/>
                <w:sz w:val="24"/>
                <w:szCs w:val="24"/>
              </w:rPr>
              <w:t>0.</w:t>
            </w:r>
            <w:ins w:id="117" w:author="Mohammad Nayeem Hasan" w:date="2025-01-20T00:27:00Z" w16du:dateUtc="2025-01-19T18:27:00Z">
              <w:r w:rsidR="00705249">
                <w:rPr>
                  <w:rFonts w:ascii="Times New Roman" w:hAnsi="Times New Roman" w:cs="Times New Roman"/>
                  <w:sz w:val="24"/>
                  <w:szCs w:val="24"/>
                </w:rPr>
                <w:t>191</w:t>
              </w:r>
            </w:ins>
            <w:del w:id="118" w:author="Mohammad Nayeem Hasan" w:date="2025-01-20T00:27:00Z" w16du:dateUtc="2025-01-19T18:27:00Z">
              <w:r w:rsidRPr="00A359C9" w:rsidDel="00705249">
                <w:rPr>
                  <w:rFonts w:ascii="Times New Roman" w:hAnsi="Times New Roman" w:cs="Times New Roman"/>
                  <w:sz w:val="24"/>
                  <w:szCs w:val="24"/>
                </w:rPr>
                <w:delText>269</w:delText>
              </w:r>
            </w:del>
          </w:p>
        </w:tc>
      </w:tr>
      <w:tr w:rsidR="000542B4" w:rsidRPr="00546FD5" w14:paraId="7705A414" w14:textId="77777777" w:rsidTr="00915805">
        <w:tc>
          <w:tcPr>
            <w:tcW w:w="1411" w:type="pct"/>
            <w:shd w:val="clear" w:color="auto" w:fill="FFFFFF"/>
            <w:tcMar>
              <w:top w:w="0" w:type="dxa"/>
              <w:left w:w="108" w:type="dxa"/>
              <w:bottom w:w="0" w:type="dxa"/>
              <w:right w:w="108" w:type="dxa"/>
            </w:tcMar>
          </w:tcPr>
          <w:p w14:paraId="39F06799" w14:textId="77777777" w:rsidR="000542B4" w:rsidRPr="00546FD5" w:rsidRDefault="000542B4" w:rsidP="00915805">
            <w:pPr>
              <w:spacing w:after="0" w:line="240" w:lineRule="auto"/>
              <w:rPr>
                <w:rFonts w:ascii="Times New Roman" w:hAnsi="Times New Roman" w:cs="Times New Roman"/>
                <w:sz w:val="24"/>
                <w:szCs w:val="24"/>
              </w:rPr>
            </w:pPr>
            <w:r w:rsidRPr="00546FD5">
              <w:rPr>
                <w:rFonts w:ascii="Times New Roman" w:hAnsi="Times New Roman" w:cs="Times New Roman"/>
                <w:b/>
                <w:bCs/>
                <w:sz w:val="24"/>
                <w:szCs w:val="24"/>
              </w:rPr>
              <w:t>Employment Status</w:t>
            </w:r>
          </w:p>
        </w:tc>
        <w:tc>
          <w:tcPr>
            <w:tcW w:w="983" w:type="pct"/>
            <w:shd w:val="clear" w:color="auto" w:fill="FFFFFF"/>
          </w:tcPr>
          <w:p w14:paraId="56C3392A" w14:textId="77777777" w:rsidR="000542B4" w:rsidRPr="00546FD5" w:rsidRDefault="000542B4" w:rsidP="00915805">
            <w:pPr>
              <w:spacing w:after="0" w:line="240" w:lineRule="auto"/>
              <w:rPr>
                <w:rFonts w:ascii="Times New Roman" w:hAnsi="Times New Roman" w:cs="Times New Roman"/>
                <w:sz w:val="24"/>
                <w:szCs w:val="24"/>
              </w:rPr>
            </w:pPr>
            <w:r w:rsidRPr="00546FD5">
              <w:rPr>
                <w:rFonts w:ascii="Times New Roman" w:hAnsi="Times New Roman" w:cs="Times New Roman"/>
                <w:sz w:val="24"/>
                <w:szCs w:val="24"/>
              </w:rPr>
              <w:t>No</w:t>
            </w:r>
          </w:p>
        </w:tc>
        <w:tc>
          <w:tcPr>
            <w:tcW w:w="940" w:type="pct"/>
            <w:shd w:val="clear" w:color="auto" w:fill="FFFFFF"/>
            <w:tcMar>
              <w:top w:w="0" w:type="dxa"/>
              <w:left w:w="108" w:type="dxa"/>
              <w:bottom w:w="0" w:type="dxa"/>
              <w:right w:w="108" w:type="dxa"/>
            </w:tcMar>
          </w:tcPr>
          <w:p w14:paraId="1A74DF45" w14:textId="77777777" w:rsidR="000542B4" w:rsidRDefault="000542B4" w:rsidP="00915805">
            <w:pPr>
              <w:spacing w:after="0" w:line="240" w:lineRule="auto"/>
              <w:rPr>
                <w:rFonts w:ascii="Times New Roman" w:hAnsi="Times New Roman" w:cs="Times New Roman"/>
                <w:sz w:val="24"/>
                <w:szCs w:val="24"/>
              </w:rPr>
            </w:pPr>
            <w:r>
              <w:rPr>
                <w:rFonts w:ascii="Times New Roman" w:hAnsi="Times New Roman" w:cs="Times New Roman"/>
                <w:sz w:val="24"/>
                <w:szCs w:val="24"/>
              </w:rPr>
              <w:t>Reference</w:t>
            </w:r>
          </w:p>
        </w:tc>
        <w:tc>
          <w:tcPr>
            <w:tcW w:w="940" w:type="pct"/>
            <w:shd w:val="clear" w:color="auto" w:fill="FFFFFF"/>
            <w:tcMar>
              <w:top w:w="0" w:type="dxa"/>
              <w:left w:w="108" w:type="dxa"/>
              <w:bottom w:w="0" w:type="dxa"/>
              <w:right w:w="108" w:type="dxa"/>
            </w:tcMar>
          </w:tcPr>
          <w:p w14:paraId="10A619D5" w14:textId="77777777" w:rsidR="000542B4" w:rsidRDefault="000542B4" w:rsidP="00915805">
            <w:pPr>
              <w:spacing w:after="0" w:line="240" w:lineRule="auto"/>
              <w:rPr>
                <w:rFonts w:ascii="Times New Roman" w:hAnsi="Times New Roman" w:cs="Times New Roman"/>
                <w:sz w:val="24"/>
                <w:szCs w:val="24"/>
              </w:rPr>
            </w:pPr>
          </w:p>
        </w:tc>
        <w:tc>
          <w:tcPr>
            <w:tcW w:w="726" w:type="pct"/>
            <w:shd w:val="clear" w:color="auto" w:fill="FFFFFF"/>
            <w:tcMar>
              <w:top w:w="0" w:type="dxa"/>
              <w:left w:w="108" w:type="dxa"/>
              <w:bottom w:w="0" w:type="dxa"/>
              <w:right w:w="108" w:type="dxa"/>
            </w:tcMar>
          </w:tcPr>
          <w:p w14:paraId="4F39C9F5" w14:textId="77777777" w:rsidR="000542B4" w:rsidRPr="00546FD5" w:rsidRDefault="000542B4" w:rsidP="00915805">
            <w:pPr>
              <w:spacing w:after="0" w:line="240" w:lineRule="auto"/>
              <w:rPr>
                <w:rFonts w:ascii="Times New Roman" w:hAnsi="Times New Roman" w:cs="Times New Roman"/>
                <w:sz w:val="24"/>
                <w:szCs w:val="24"/>
              </w:rPr>
            </w:pPr>
          </w:p>
        </w:tc>
      </w:tr>
      <w:tr w:rsidR="000542B4" w:rsidRPr="00546FD5" w14:paraId="27BCC7B0" w14:textId="77777777" w:rsidTr="00915805">
        <w:tc>
          <w:tcPr>
            <w:tcW w:w="1411" w:type="pct"/>
            <w:shd w:val="clear" w:color="auto" w:fill="FFFFFF"/>
            <w:tcMar>
              <w:top w:w="0" w:type="dxa"/>
              <w:left w:w="108" w:type="dxa"/>
              <w:bottom w:w="0" w:type="dxa"/>
              <w:right w:w="108" w:type="dxa"/>
            </w:tcMar>
          </w:tcPr>
          <w:p w14:paraId="2E747892" w14:textId="77777777" w:rsidR="000542B4" w:rsidRPr="00546FD5" w:rsidRDefault="000542B4" w:rsidP="00915805">
            <w:pPr>
              <w:spacing w:after="0" w:line="240" w:lineRule="auto"/>
              <w:rPr>
                <w:rFonts w:ascii="Times New Roman" w:hAnsi="Times New Roman" w:cs="Times New Roman"/>
                <w:sz w:val="24"/>
                <w:szCs w:val="24"/>
              </w:rPr>
            </w:pPr>
          </w:p>
        </w:tc>
        <w:tc>
          <w:tcPr>
            <w:tcW w:w="983" w:type="pct"/>
            <w:shd w:val="clear" w:color="auto" w:fill="FFFFFF"/>
          </w:tcPr>
          <w:p w14:paraId="454242B2" w14:textId="77777777" w:rsidR="000542B4" w:rsidRPr="00546FD5" w:rsidRDefault="000542B4" w:rsidP="00915805">
            <w:pPr>
              <w:spacing w:after="0" w:line="240" w:lineRule="auto"/>
              <w:rPr>
                <w:rFonts w:ascii="Times New Roman" w:hAnsi="Times New Roman" w:cs="Times New Roman"/>
                <w:sz w:val="24"/>
                <w:szCs w:val="24"/>
              </w:rPr>
            </w:pPr>
            <w:r w:rsidRPr="00546FD5">
              <w:rPr>
                <w:rFonts w:ascii="Times New Roman" w:hAnsi="Times New Roman" w:cs="Times New Roman"/>
                <w:sz w:val="24"/>
                <w:szCs w:val="24"/>
              </w:rPr>
              <w:t>Yes</w:t>
            </w:r>
          </w:p>
        </w:tc>
        <w:tc>
          <w:tcPr>
            <w:tcW w:w="940" w:type="pct"/>
            <w:shd w:val="clear" w:color="auto" w:fill="FFFFFF"/>
            <w:tcMar>
              <w:top w:w="0" w:type="dxa"/>
              <w:left w:w="108" w:type="dxa"/>
              <w:bottom w:w="0" w:type="dxa"/>
              <w:right w:w="108" w:type="dxa"/>
            </w:tcMar>
          </w:tcPr>
          <w:p w14:paraId="1A056F59" w14:textId="1EC53DA5" w:rsidR="000542B4" w:rsidRDefault="000542B4" w:rsidP="00915805">
            <w:pPr>
              <w:spacing w:after="0" w:line="240" w:lineRule="auto"/>
              <w:rPr>
                <w:rFonts w:ascii="Times New Roman" w:hAnsi="Times New Roman" w:cs="Times New Roman"/>
                <w:sz w:val="24"/>
                <w:szCs w:val="24"/>
              </w:rPr>
            </w:pPr>
            <w:r w:rsidRPr="00EA5F12">
              <w:rPr>
                <w:rFonts w:ascii="Times New Roman" w:hAnsi="Times New Roman" w:cs="Times New Roman"/>
                <w:sz w:val="24"/>
                <w:szCs w:val="24"/>
              </w:rPr>
              <w:t>0.</w:t>
            </w:r>
            <w:r>
              <w:rPr>
                <w:rFonts w:ascii="Times New Roman" w:hAnsi="Times New Roman" w:cs="Times New Roman"/>
                <w:sz w:val="24"/>
                <w:szCs w:val="24"/>
              </w:rPr>
              <w:t>8</w:t>
            </w:r>
            <w:ins w:id="119" w:author="Mohammad Nayeem Hasan" w:date="2025-01-20T00:29:00Z" w16du:dateUtc="2025-01-19T18:29:00Z">
              <w:r w:rsidR="007A2D79">
                <w:rPr>
                  <w:rFonts w:ascii="Times New Roman" w:hAnsi="Times New Roman" w:cs="Times New Roman"/>
                  <w:sz w:val="24"/>
                  <w:szCs w:val="24"/>
                </w:rPr>
                <w:t>8</w:t>
              </w:r>
            </w:ins>
            <w:del w:id="120" w:author="Mohammad Nayeem Hasan" w:date="2025-01-20T00:29:00Z" w16du:dateUtc="2025-01-19T18:29:00Z">
              <w:r w:rsidDel="007A2D79">
                <w:rPr>
                  <w:rFonts w:ascii="Times New Roman" w:hAnsi="Times New Roman" w:cs="Times New Roman"/>
                  <w:sz w:val="24"/>
                  <w:szCs w:val="24"/>
                </w:rPr>
                <w:delText>7</w:delText>
              </w:r>
            </w:del>
          </w:p>
        </w:tc>
        <w:tc>
          <w:tcPr>
            <w:tcW w:w="940" w:type="pct"/>
            <w:shd w:val="clear" w:color="auto" w:fill="FFFFFF"/>
            <w:tcMar>
              <w:top w:w="0" w:type="dxa"/>
              <w:left w:w="108" w:type="dxa"/>
              <w:bottom w:w="0" w:type="dxa"/>
              <w:right w:w="108" w:type="dxa"/>
            </w:tcMar>
          </w:tcPr>
          <w:p w14:paraId="5D8D6426" w14:textId="0BAC78AE" w:rsidR="000542B4" w:rsidRDefault="000542B4" w:rsidP="00915805">
            <w:pPr>
              <w:spacing w:after="0" w:line="240" w:lineRule="auto"/>
              <w:rPr>
                <w:rFonts w:ascii="Times New Roman" w:hAnsi="Times New Roman" w:cs="Times New Roman"/>
                <w:sz w:val="24"/>
                <w:szCs w:val="24"/>
              </w:rPr>
            </w:pPr>
            <w:r w:rsidRPr="006E4F17">
              <w:rPr>
                <w:rFonts w:ascii="Times New Roman" w:hAnsi="Times New Roman" w:cs="Times New Roman"/>
                <w:sz w:val="24"/>
                <w:szCs w:val="24"/>
              </w:rPr>
              <w:t>0.7</w:t>
            </w:r>
            <w:ins w:id="121" w:author="Mohammad Nayeem Hasan" w:date="2025-01-20T00:29:00Z" w16du:dateUtc="2025-01-19T18:29:00Z">
              <w:r w:rsidR="00E46315">
                <w:rPr>
                  <w:rFonts w:ascii="Times New Roman" w:hAnsi="Times New Roman" w:cs="Times New Roman"/>
                  <w:sz w:val="24"/>
                  <w:szCs w:val="24"/>
                </w:rPr>
                <w:t>6</w:t>
              </w:r>
            </w:ins>
            <w:del w:id="122" w:author="Mohammad Nayeem Hasan" w:date="2025-01-20T00:29:00Z" w16du:dateUtc="2025-01-19T18:29:00Z">
              <w:r w:rsidDel="00E46315">
                <w:rPr>
                  <w:rFonts w:ascii="Times New Roman" w:hAnsi="Times New Roman" w:cs="Times New Roman"/>
                  <w:sz w:val="24"/>
                  <w:szCs w:val="24"/>
                </w:rPr>
                <w:delText>5</w:delText>
              </w:r>
            </w:del>
            <w:r>
              <w:rPr>
                <w:rFonts w:ascii="Times New Roman" w:hAnsi="Times New Roman" w:cs="Times New Roman"/>
                <w:sz w:val="24"/>
                <w:szCs w:val="24"/>
              </w:rPr>
              <w:t xml:space="preserve"> –</w:t>
            </w:r>
            <w:r w:rsidRPr="006E4F17">
              <w:rPr>
                <w:rFonts w:ascii="Times New Roman" w:hAnsi="Times New Roman" w:cs="Times New Roman"/>
                <w:sz w:val="24"/>
                <w:szCs w:val="24"/>
              </w:rPr>
              <w:t xml:space="preserve"> </w:t>
            </w:r>
            <w:r>
              <w:rPr>
                <w:rFonts w:ascii="Times New Roman" w:hAnsi="Times New Roman" w:cs="Times New Roman"/>
                <w:sz w:val="24"/>
                <w:szCs w:val="24"/>
              </w:rPr>
              <w:t>1.0</w:t>
            </w:r>
            <w:ins w:id="123" w:author="Mohammad Nayeem Hasan" w:date="2025-01-20T00:30:00Z" w16du:dateUtc="2025-01-19T18:30:00Z">
              <w:r w:rsidR="00E46315">
                <w:rPr>
                  <w:rFonts w:ascii="Times New Roman" w:hAnsi="Times New Roman" w:cs="Times New Roman"/>
                  <w:sz w:val="24"/>
                  <w:szCs w:val="24"/>
                </w:rPr>
                <w:t>3</w:t>
              </w:r>
            </w:ins>
            <w:del w:id="124" w:author="Mohammad Nayeem Hasan" w:date="2025-01-20T00:30:00Z" w16du:dateUtc="2025-01-19T18:30:00Z">
              <w:r w:rsidDel="00E46315">
                <w:rPr>
                  <w:rFonts w:ascii="Times New Roman" w:hAnsi="Times New Roman" w:cs="Times New Roman"/>
                  <w:sz w:val="24"/>
                  <w:szCs w:val="24"/>
                </w:rPr>
                <w:delText>1</w:delText>
              </w:r>
            </w:del>
          </w:p>
        </w:tc>
        <w:tc>
          <w:tcPr>
            <w:tcW w:w="726" w:type="pct"/>
            <w:shd w:val="clear" w:color="auto" w:fill="FFFFFF"/>
            <w:tcMar>
              <w:top w:w="0" w:type="dxa"/>
              <w:left w:w="108" w:type="dxa"/>
              <w:bottom w:w="0" w:type="dxa"/>
              <w:right w:w="108" w:type="dxa"/>
            </w:tcMar>
          </w:tcPr>
          <w:p w14:paraId="1447F633" w14:textId="31050A8E" w:rsidR="000542B4" w:rsidRPr="00546FD5" w:rsidRDefault="000542B4" w:rsidP="00915805">
            <w:pPr>
              <w:spacing w:after="0" w:line="240" w:lineRule="auto"/>
              <w:rPr>
                <w:rFonts w:ascii="Times New Roman" w:hAnsi="Times New Roman" w:cs="Times New Roman"/>
                <w:sz w:val="24"/>
                <w:szCs w:val="24"/>
              </w:rPr>
            </w:pPr>
            <w:r w:rsidRPr="00A359C9">
              <w:rPr>
                <w:rFonts w:ascii="Times New Roman" w:hAnsi="Times New Roman" w:cs="Times New Roman"/>
                <w:sz w:val="24"/>
                <w:szCs w:val="24"/>
              </w:rPr>
              <w:t>0.</w:t>
            </w:r>
            <w:ins w:id="125" w:author="Mohammad Nayeem Hasan" w:date="2025-01-20T00:27:00Z" w16du:dateUtc="2025-01-19T18:27:00Z">
              <w:r w:rsidR="00705249">
                <w:rPr>
                  <w:rFonts w:ascii="Times New Roman" w:hAnsi="Times New Roman" w:cs="Times New Roman"/>
                  <w:sz w:val="24"/>
                  <w:szCs w:val="24"/>
                </w:rPr>
                <w:t>117</w:t>
              </w:r>
            </w:ins>
            <w:del w:id="126" w:author="Mohammad Nayeem Hasan" w:date="2025-01-20T00:27:00Z" w16du:dateUtc="2025-01-19T18:27:00Z">
              <w:r w:rsidRPr="00A359C9" w:rsidDel="00705249">
                <w:rPr>
                  <w:rFonts w:ascii="Times New Roman" w:hAnsi="Times New Roman" w:cs="Times New Roman"/>
                  <w:sz w:val="24"/>
                  <w:szCs w:val="24"/>
                </w:rPr>
                <w:delText>062</w:delText>
              </w:r>
            </w:del>
          </w:p>
        </w:tc>
      </w:tr>
      <w:tr w:rsidR="000542B4" w:rsidRPr="00546FD5" w:rsidDel="00DA556F" w14:paraId="32C7C2F2" w14:textId="3A210225" w:rsidTr="00915805">
        <w:trPr>
          <w:del w:id="127" w:author="Mohammad Nayeem Hasan" w:date="2025-01-20T00:26:00Z" w16du:dateUtc="2025-01-19T18:26:00Z"/>
        </w:trPr>
        <w:tc>
          <w:tcPr>
            <w:tcW w:w="1411" w:type="pct"/>
            <w:shd w:val="clear" w:color="auto" w:fill="FFFFFF"/>
            <w:tcMar>
              <w:top w:w="0" w:type="dxa"/>
              <w:left w:w="108" w:type="dxa"/>
              <w:bottom w:w="0" w:type="dxa"/>
              <w:right w:w="108" w:type="dxa"/>
            </w:tcMar>
          </w:tcPr>
          <w:p w14:paraId="10457784" w14:textId="7D4079C8" w:rsidR="000542B4" w:rsidRPr="00323926" w:rsidDel="00DA556F" w:rsidRDefault="000542B4" w:rsidP="00915805">
            <w:pPr>
              <w:spacing w:after="0" w:line="240" w:lineRule="auto"/>
              <w:rPr>
                <w:del w:id="128" w:author="Mohammad Nayeem Hasan" w:date="2025-01-20T00:26:00Z" w16du:dateUtc="2025-01-19T18:26:00Z"/>
                <w:rFonts w:ascii="Times New Roman" w:hAnsi="Times New Roman" w:cs="Times New Roman"/>
                <w:b/>
                <w:bCs/>
                <w:sz w:val="24"/>
                <w:szCs w:val="24"/>
                <w:highlight w:val="yellow"/>
              </w:rPr>
            </w:pPr>
            <w:del w:id="129" w:author="Mohammad Nayeem Hasan" w:date="2025-01-20T00:26:00Z" w16du:dateUtc="2025-01-19T18:26:00Z">
              <w:r w:rsidRPr="00323926" w:rsidDel="00DA556F">
                <w:rPr>
                  <w:rFonts w:ascii="Times New Roman" w:hAnsi="Times New Roman" w:cs="Times New Roman"/>
                  <w:b/>
                  <w:bCs/>
                  <w:sz w:val="24"/>
                  <w:szCs w:val="24"/>
                  <w:highlight w:val="yellow"/>
                </w:rPr>
                <w:delText>Clinical signs</w:delText>
              </w:r>
            </w:del>
          </w:p>
        </w:tc>
        <w:tc>
          <w:tcPr>
            <w:tcW w:w="983" w:type="pct"/>
            <w:shd w:val="clear" w:color="auto" w:fill="FFFFFF"/>
          </w:tcPr>
          <w:p w14:paraId="5406CEDB" w14:textId="0F776629" w:rsidR="000542B4" w:rsidRPr="00323926" w:rsidDel="00DA556F" w:rsidRDefault="000542B4" w:rsidP="00915805">
            <w:pPr>
              <w:spacing w:after="0" w:line="240" w:lineRule="auto"/>
              <w:rPr>
                <w:del w:id="130" w:author="Mohammad Nayeem Hasan" w:date="2025-01-20T00:26:00Z" w16du:dateUtc="2025-01-19T18:26:00Z"/>
                <w:rFonts w:ascii="Times New Roman" w:hAnsi="Times New Roman" w:cs="Times New Roman"/>
                <w:sz w:val="24"/>
                <w:szCs w:val="24"/>
                <w:highlight w:val="yellow"/>
              </w:rPr>
            </w:pPr>
            <w:del w:id="131" w:author="Mohammad Nayeem Hasan" w:date="2025-01-20T00:26:00Z" w16du:dateUtc="2025-01-19T18:26:00Z">
              <w:r w:rsidRPr="00323926" w:rsidDel="00DA556F">
                <w:rPr>
                  <w:rFonts w:ascii="Times New Roman" w:hAnsi="Times New Roman" w:cs="Times New Roman"/>
                  <w:sz w:val="24"/>
                  <w:szCs w:val="24"/>
                  <w:highlight w:val="yellow"/>
                </w:rPr>
                <w:delText>Low (median ≤4)</w:delText>
              </w:r>
            </w:del>
          </w:p>
        </w:tc>
        <w:tc>
          <w:tcPr>
            <w:tcW w:w="940" w:type="pct"/>
            <w:shd w:val="clear" w:color="auto" w:fill="FFFFFF"/>
            <w:tcMar>
              <w:top w:w="0" w:type="dxa"/>
              <w:left w:w="108" w:type="dxa"/>
              <w:bottom w:w="0" w:type="dxa"/>
              <w:right w:w="108" w:type="dxa"/>
            </w:tcMar>
          </w:tcPr>
          <w:p w14:paraId="243A8179" w14:textId="251B9923" w:rsidR="000542B4" w:rsidRPr="00323926" w:rsidDel="00DA556F" w:rsidRDefault="000542B4" w:rsidP="00915805">
            <w:pPr>
              <w:spacing w:after="0" w:line="240" w:lineRule="auto"/>
              <w:rPr>
                <w:del w:id="132" w:author="Mohammad Nayeem Hasan" w:date="2025-01-20T00:26:00Z" w16du:dateUtc="2025-01-19T18:26:00Z"/>
                <w:rFonts w:ascii="Times New Roman" w:hAnsi="Times New Roman" w:cs="Times New Roman"/>
                <w:sz w:val="24"/>
                <w:szCs w:val="24"/>
                <w:highlight w:val="yellow"/>
              </w:rPr>
            </w:pPr>
            <w:del w:id="133" w:author="Mohammad Nayeem Hasan" w:date="2025-01-20T00:26:00Z" w16du:dateUtc="2025-01-19T18:26:00Z">
              <w:r w:rsidRPr="00323926" w:rsidDel="00DA556F">
                <w:rPr>
                  <w:rFonts w:ascii="Times New Roman" w:hAnsi="Times New Roman" w:cs="Times New Roman"/>
                  <w:sz w:val="24"/>
                  <w:szCs w:val="24"/>
                  <w:highlight w:val="yellow"/>
                </w:rPr>
                <w:delText>Reference</w:delText>
              </w:r>
            </w:del>
          </w:p>
        </w:tc>
        <w:tc>
          <w:tcPr>
            <w:tcW w:w="940" w:type="pct"/>
            <w:shd w:val="clear" w:color="auto" w:fill="FFFFFF"/>
            <w:tcMar>
              <w:top w:w="0" w:type="dxa"/>
              <w:left w:w="108" w:type="dxa"/>
              <w:bottom w:w="0" w:type="dxa"/>
              <w:right w:w="108" w:type="dxa"/>
            </w:tcMar>
          </w:tcPr>
          <w:p w14:paraId="7385D798" w14:textId="2ECEA8E9" w:rsidR="000542B4" w:rsidRPr="00323926" w:rsidDel="00DA556F" w:rsidRDefault="000542B4" w:rsidP="00915805">
            <w:pPr>
              <w:spacing w:after="0" w:line="240" w:lineRule="auto"/>
              <w:rPr>
                <w:del w:id="134" w:author="Mohammad Nayeem Hasan" w:date="2025-01-20T00:26:00Z" w16du:dateUtc="2025-01-19T18:26:00Z"/>
                <w:rFonts w:ascii="Times New Roman" w:hAnsi="Times New Roman" w:cs="Times New Roman"/>
                <w:sz w:val="24"/>
                <w:szCs w:val="24"/>
                <w:highlight w:val="yellow"/>
              </w:rPr>
            </w:pPr>
          </w:p>
        </w:tc>
        <w:tc>
          <w:tcPr>
            <w:tcW w:w="726" w:type="pct"/>
            <w:shd w:val="clear" w:color="auto" w:fill="FFFFFF"/>
            <w:tcMar>
              <w:top w:w="0" w:type="dxa"/>
              <w:left w:w="108" w:type="dxa"/>
              <w:bottom w:w="0" w:type="dxa"/>
              <w:right w:w="108" w:type="dxa"/>
            </w:tcMar>
          </w:tcPr>
          <w:p w14:paraId="70ACDDD9" w14:textId="4932BA47" w:rsidR="000542B4" w:rsidRPr="00323926" w:rsidDel="00DA556F" w:rsidRDefault="000542B4" w:rsidP="00915805">
            <w:pPr>
              <w:spacing w:after="0" w:line="240" w:lineRule="auto"/>
              <w:rPr>
                <w:del w:id="135" w:author="Mohammad Nayeem Hasan" w:date="2025-01-20T00:26:00Z" w16du:dateUtc="2025-01-19T18:26:00Z"/>
                <w:rFonts w:ascii="Times New Roman" w:hAnsi="Times New Roman" w:cs="Times New Roman"/>
                <w:sz w:val="24"/>
                <w:szCs w:val="24"/>
                <w:highlight w:val="yellow"/>
              </w:rPr>
            </w:pPr>
          </w:p>
        </w:tc>
      </w:tr>
      <w:tr w:rsidR="000542B4" w:rsidRPr="00546FD5" w:rsidDel="00DA556F" w14:paraId="4FD1A32C" w14:textId="64852815" w:rsidTr="00915805">
        <w:trPr>
          <w:del w:id="136" w:author="Mohammad Nayeem Hasan" w:date="2025-01-20T00:26:00Z" w16du:dateUtc="2025-01-19T18:26:00Z"/>
        </w:trPr>
        <w:tc>
          <w:tcPr>
            <w:tcW w:w="1411" w:type="pct"/>
            <w:shd w:val="clear" w:color="auto" w:fill="FFFFFF"/>
            <w:tcMar>
              <w:top w:w="0" w:type="dxa"/>
              <w:left w:w="108" w:type="dxa"/>
              <w:bottom w:w="0" w:type="dxa"/>
              <w:right w:w="108" w:type="dxa"/>
            </w:tcMar>
            <w:hideMark/>
          </w:tcPr>
          <w:p w14:paraId="348E9428" w14:textId="1F5C22CE" w:rsidR="000542B4" w:rsidRPr="00546FD5" w:rsidDel="00DA556F" w:rsidRDefault="000542B4" w:rsidP="00915805">
            <w:pPr>
              <w:spacing w:after="0" w:line="240" w:lineRule="auto"/>
              <w:rPr>
                <w:del w:id="137" w:author="Mohammad Nayeem Hasan" w:date="2025-01-20T00:26:00Z" w16du:dateUtc="2025-01-19T18:26:00Z"/>
                <w:rFonts w:ascii="Times New Roman" w:hAnsi="Times New Roman" w:cs="Times New Roman"/>
                <w:sz w:val="24"/>
                <w:szCs w:val="24"/>
              </w:rPr>
            </w:pPr>
          </w:p>
        </w:tc>
        <w:tc>
          <w:tcPr>
            <w:tcW w:w="983" w:type="pct"/>
            <w:shd w:val="clear" w:color="auto" w:fill="FFFFFF"/>
          </w:tcPr>
          <w:p w14:paraId="5CD69EFE" w14:textId="75E6B543" w:rsidR="000542B4" w:rsidRPr="00323926" w:rsidDel="00DA556F" w:rsidRDefault="000542B4" w:rsidP="00915805">
            <w:pPr>
              <w:spacing w:after="0" w:line="240" w:lineRule="auto"/>
              <w:rPr>
                <w:del w:id="138" w:author="Mohammad Nayeem Hasan" w:date="2025-01-20T00:26:00Z" w16du:dateUtc="2025-01-19T18:26:00Z"/>
                <w:rFonts w:ascii="Times New Roman" w:hAnsi="Times New Roman" w:cs="Times New Roman"/>
                <w:sz w:val="24"/>
                <w:szCs w:val="24"/>
                <w:highlight w:val="yellow"/>
              </w:rPr>
            </w:pPr>
            <w:del w:id="139" w:author="Mohammad Nayeem Hasan" w:date="2025-01-20T00:26:00Z" w16du:dateUtc="2025-01-19T18:26:00Z">
              <w:r w:rsidRPr="00323926" w:rsidDel="00DA556F">
                <w:rPr>
                  <w:rFonts w:ascii="Times New Roman" w:hAnsi="Times New Roman" w:cs="Times New Roman"/>
                  <w:sz w:val="24"/>
                  <w:szCs w:val="24"/>
                  <w:highlight w:val="yellow"/>
                </w:rPr>
                <w:delText>High (median &gt;5)</w:delText>
              </w:r>
            </w:del>
          </w:p>
        </w:tc>
        <w:tc>
          <w:tcPr>
            <w:tcW w:w="940" w:type="pct"/>
            <w:shd w:val="clear" w:color="auto" w:fill="FFFFFF"/>
            <w:tcMar>
              <w:top w:w="0" w:type="dxa"/>
              <w:left w:w="108" w:type="dxa"/>
              <w:bottom w:w="0" w:type="dxa"/>
              <w:right w:w="108" w:type="dxa"/>
            </w:tcMar>
          </w:tcPr>
          <w:p w14:paraId="309E55A9" w14:textId="4FA75AE5" w:rsidR="000542B4" w:rsidRPr="00323926" w:rsidDel="00DA556F" w:rsidRDefault="000542B4" w:rsidP="00915805">
            <w:pPr>
              <w:spacing w:after="0" w:line="240" w:lineRule="auto"/>
              <w:rPr>
                <w:del w:id="140" w:author="Mohammad Nayeem Hasan" w:date="2025-01-20T00:26:00Z" w16du:dateUtc="2025-01-19T18:26:00Z"/>
                <w:rFonts w:ascii="Times New Roman" w:hAnsi="Times New Roman" w:cs="Times New Roman"/>
                <w:sz w:val="24"/>
                <w:szCs w:val="24"/>
                <w:highlight w:val="yellow"/>
              </w:rPr>
            </w:pPr>
            <w:del w:id="141" w:author="Mohammad Nayeem Hasan" w:date="2025-01-20T00:26:00Z" w16du:dateUtc="2025-01-19T18:26:00Z">
              <w:r w:rsidRPr="00323926" w:rsidDel="00DA556F">
                <w:rPr>
                  <w:rFonts w:ascii="Times New Roman" w:hAnsi="Times New Roman" w:cs="Times New Roman"/>
                  <w:sz w:val="24"/>
                  <w:szCs w:val="24"/>
                  <w:highlight w:val="yellow"/>
                </w:rPr>
                <w:delText>0.87</w:delText>
              </w:r>
            </w:del>
          </w:p>
        </w:tc>
        <w:tc>
          <w:tcPr>
            <w:tcW w:w="940" w:type="pct"/>
            <w:shd w:val="clear" w:color="auto" w:fill="FFFFFF"/>
            <w:tcMar>
              <w:top w:w="0" w:type="dxa"/>
              <w:left w:w="108" w:type="dxa"/>
              <w:bottom w:w="0" w:type="dxa"/>
              <w:right w:w="108" w:type="dxa"/>
            </w:tcMar>
          </w:tcPr>
          <w:p w14:paraId="4548F0A3" w14:textId="3CBA476D" w:rsidR="000542B4" w:rsidRPr="00323926" w:rsidDel="00DA556F" w:rsidRDefault="000542B4" w:rsidP="00915805">
            <w:pPr>
              <w:spacing w:after="0" w:line="240" w:lineRule="auto"/>
              <w:rPr>
                <w:del w:id="142" w:author="Mohammad Nayeem Hasan" w:date="2025-01-20T00:26:00Z" w16du:dateUtc="2025-01-19T18:26:00Z"/>
                <w:rFonts w:ascii="Times New Roman" w:hAnsi="Times New Roman" w:cs="Times New Roman"/>
                <w:sz w:val="24"/>
                <w:szCs w:val="24"/>
                <w:highlight w:val="yellow"/>
              </w:rPr>
            </w:pPr>
            <w:del w:id="143" w:author="Mohammad Nayeem Hasan" w:date="2025-01-20T00:26:00Z" w16du:dateUtc="2025-01-19T18:26:00Z">
              <w:r w:rsidRPr="00323926" w:rsidDel="00DA556F">
                <w:rPr>
                  <w:rFonts w:ascii="Times New Roman" w:hAnsi="Times New Roman" w:cs="Times New Roman"/>
                  <w:sz w:val="24"/>
                  <w:szCs w:val="24"/>
                  <w:highlight w:val="yellow"/>
                </w:rPr>
                <w:delText>0.77 – 0.98</w:delText>
              </w:r>
            </w:del>
          </w:p>
        </w:tc>
        <w:tc>
          <w:tcPr>
            <w:tcW w:w="726" w:type="pct"/>
            <w:shd w:val="clear" w:color="auto" w:fill="FFFFFF"/>
            <w:tcMar>
              <w:top w:w="0" w:type="dxa"/>
              <w:left w:w="108" w:type="dxa"/>
              <w:bottom w:w="0" w:type="dxa"/>
              <w:right w:w="108" w:type="dxa"/>
            </w:tcMar>
            <w:hideMark/>
          </w:tcPr>
          <w:p w14:paraId="1A44788E" w14:textId="79163892" w:rsidR="000542B4" w:rsidRPr="00323926" w:rsidDel="00DA556F" w:rsidRDefault="000542B4" w:rsidP="00915805">
            <w:pPr>
              <w:spacing w:after="0" w:line="240" w:lineRule="auto"/>
              <w:rPr>
                <w:del w:id="144" w:author="Mohammad Nayeem Hasan" w:date="2025-01-20T00:26:00Z" w16du:dateUtc="2025-01-19T18:26:00Z"/>
                <w:rFonts w:ascii="Times New Roman" w:hAnsi="Times New Roman" w:cs="Times New Roman"/>
                <w:sz w:val="24"/>
                <w:szCs w:val="24"/>
                <w:highlight w:val="yellow"/>
              </w:rPr>
            </w:pPr>
            <w:del w:id="145" w:author="Mohammad Nayeem Hasan" w:date="2025-01-20T00:26:00Z" w16du:dateUtc="2025-01-19T18:26:00Z">
              <w:r w:rsidRPr="00323926" w:rsidDel="00DA556F">
                <w:rPr>
                  <w:rFonts w:ascii="Times New Roman" w:hAnsi="Times New Roman" w:cs="Times New Roman"/>
                  <w:sz w:val="24"/>
                  <w:szCs w:val="24"/>
                  <w:highlight w:val="yellow"/>
                </w:rPr>
                <w:delText>0.017</w:delText>
              </w:r>
            </w:del>
          </w:p>
        </w:tc>
      </w:tr>
      <w:tr w:rsidR="000542B4" w:rsidRPr="00546FD5" w14:paraId="4484C604" w14:textId="77777777" w:rsidTr="00915805">
        <w:tc>
          <w:tcPr>
            <w:tcW w:w="1411" w:type="pct"/>
            <w:shd w:val="clear" w:color="auto" w:fill="FFFFFF"/>
            <w:tcMar>
              <w:top w:w="0" w:type="dxa"/>
              <w:left w:w="108" w:type="dxa"/>
              <w:bottom w:w="0" w:type="dxa"/>
              <w:right w:w="108" w:type="dxa"/>
            </w:tcMar>
          </w:tcPr>
          <w:p w14:paraId="386DA2AE" w14:textId="77777777" w:rsidR="000542B4" w:rsidRPr="00546FD5" w:rsidRDefault="000542B4" w:rsidP="00915805">
            <w:pPr>
              <w:spacing w:after="0" w:line="240" w:lineRule="auto"/>
              <w:rPr>
                <w:rFonts w:ascii="Times New Roman" w:hAnsi="Times New Roman" w:cs="Times New Roman"/>
                <w:sz w:val="24"/>
                <w:szCs w:val="24"/>
              </w:rPr>
            </w:pPr>
            <w:r w:rsidRPr="00546FD5">
              <w:rPr>
                <w:rFonts w:ascii="Times New Roman" w:hAnsi="Times New Roman" w:cs="Times New Roman"/>
                <w:b/>
                <w:bCs/>
                <w:sz w:val="24"/>
                <w:szCs w:val="24"/>
              </w:rPr>
              <w:t>Delay in test</w:t>
            </w:r>
          </w:p>
        </w:tc>
        <w:tc>
          <w:tcPr>
            <w:tcW w:w="983" w:type="pct"/>
            <w:shd w:val="clear" w:color="auto" w:fill="FFFFFF"/>
          </w:tcPr>
          <w:p w14:paraId="6106C2ED" w14:textId="77777777" w:rsidR="000542B4" w:rsidRPr="00546FD5" w:rsidRDefault="000542B4" w:rsidP="00915805">
            <w:pPr>
              <w:spacing w:after="0" w:line="240" w:lineRule="auto"/>
              <w:rPr>
                <w:rFonts w:ascii="Times New Roman" w:hAnsi="Times New Roman" w:cs="Times New Roman"/>
                <w:sz w:val="24"/>
                <w:szCs w:val="24"/>
              </w:rPr>
            </w:pPr>
            <w:r>
              <w:rPr>
                <w:rFonts w:ascii="Times New Roman" w:hAnsi="Times New Roman" w:cs="Times New Roman"/>
                <w:sz w:val="24"/>
                <w:szCs w:val="24"/>
              </w:rPr>
              <w:t>Yes (median≤3)</w:t>
            </w:r>
          </w:p>
        </w:tc>
        <w:tc>
          <w:tcPr>
            <w:tcW w:w="940" w:type="pct"/>
            <w:shd w:val="clear" w:color="auto" w:fill="FFFFFF"/>
            <w:tcMar>
              <w:top w:w="0" w:type="dxa"/>
              <w:left w:w="108" w:type="dxa"/>
              <w:bottom w:w="0" w:type="dxa"/>
              <w:right w:w="108" w:type="dxa"/>
            </w:tcMar>
          </w:tcPr>
          <w:p w14:paraId="5B70F682" w14:textId="77777777" w:rsidR="000542B4" w:rsidRPr="00546FD5" w:rsidRDefault="000542B4" w:rsidP="00915805">
            <w:pPr>
              <w:spacing w:after="0" w:line="240" w:lineRule="auto"/>
              <w:rPr>
                <w:rFonts w:ascii="Times New Roman" w:hAnsi="Times New Roman" w:cs="Times New Roman"/>
                <w:sz w:val="24"/>
                <w:szCs w:val="24"/>
              </w:rPr>
            </w:pPr>
            <w:r>
              <w:rPr>
                <w:rFonts w:ascii="Times New Roman" w:hAnsi="Times New Roman" w:cs="Times New Roman"/>
                <w:sz w:val="24"/>
                <w:szCs w:val="24"/>
              </w:rPr>
              <w:t>Reference</w:t>
            </w:r>
          </w:p>
        </w:tc>
        <w:tc>
          <w:tcPr>
            <w:tcW w:w="940" w:type="pct"/>
            <w:shd w:val="clear" w:color="auto" w:fill="FFFFFF"/>
            <w:tcMar>
              <w:top w:w="0" w:type="dxa"/>
              <w:left w:w="108" w:type="dxa"/>
              <w:bottom w:w="0" w:type="dxa"/>
              <w:right w:w="108" w:type="dxa"/>
            </w:tcMar>
          </w:tcPr>
          <w:p w14:paraId="17ADAF19" w14:textId="77777777" w:rsidR="000542B4" w:rsidRPr="00546FD5" w:rsidRDefault="000542B4" w:rsidP="00915805">
            <w:pPr>
              <w:spacing w:after="0" w:line="240" w:lineRule="auto"/>
              <w:rPr>
                <w:rFonts w:ascii="Times New Roman" w:hAnsi="Times New Roman" w:cs="Times New Roman"/>
                <w:sz w:val="24"/>
                <w:szCs w:val="24"/>
              </w:rPr>
            </w:pPr>
          </w:p>
        </w:tc>
        <w:tc>
          <w:tcPr>
            <w:tcW w:w="726" w:type="pct"/>
            <w:shd w:val="clear" w:color="auto" w:fill="FFFFFF"/>
            <w:tcMar>
              <w:top w:w="0" w:type="dxa"/>
              <w:left w:w="108" w:type="dxa"/>
              <w:bottom w:w="0" w:type="dxa"/>
              <w:right w:w="108" w:type="dxa"/>
            </w:tcMar>
          </w:tcPr>
          <w:p w14:paraId="7D230BB3" w14:textId="77777777" w:rsidR="000542B4" w:rsidRPr="00546FD5" w:rsidRDefault="000542B4" w:rsidP="00915805">
            <w:pPr>
              <w:spacing w:after="0" w:line="240" w:lineRule="auto"/>
              <w:rPr>
                <w:rFonts w:ascii="Times New Roman" w:hAnsi="Times New Roman" w:cs="Times New Roman"/>
                <w:sz w:val="24"/>
                <w:szCs w:val="24"/>
              </w:rPr>
            </w:pPr>
          </w:p>
        </w:tc>
      </w:tr>
      <w:tr w:rsidR="000542B4" w:rsidRPr="00546FD5" w14:paraId="145290B9" w14:textId="77777777" w:rsidTr="00915805">
        <w:tc>
          <w:tcPr>
            <w:tcW w:w="1411" w:type="pct"/>
            <w:shd w:val="clear" w:color="auto" w:fill="FFFFFF"/>
            <w:tcMar>
              <w:top w:w="0" w:type="dxa"/>
              <w:left w:w="108" w:type="dxa"/>
              <w:bottom w:w="0" w:type="dxa"/>
              <w:right w:w="108" w:type="dxa"/>
            </w:tcMar>
          </w:tcPr>
          <w:p w14:paraId="34AD6830" w14:textId="77777777" w:rsidR="000542B4" w:rsidRPr="00546FD5" w:rsidRDefault="000542B4" w:rsidP="00915805">
            <w:pPr>
              <w:spacing w:after="0" w:line="240" w:lineRule="auto"/>
              <w:rPr>
                <w:rFonts w:ascii="Times New Roman" w:hAnsi="Times New Roman" w:cs="Times New Roman"/>
                <w:sz w:val="24"/>
                <w:szCs w:val="24"/>
              </w:rPr>
            </w:pPr>
          </w:p>
        </w:tc>
        <w:tc>
          <w:tcPr>
            <w:tcW w:w="983" w:type="pct"/>
            <w:shd w:val="clear" w:color="auto" w:fill="FFFFFF"/>
          </w:tcPr>
          <w:p w14:paraId="7B82C004" w14:textId="77777777" w:rsidR="000542B4" w:rsidRDefault="000542B4" w:rsidP="00915805">
            <w:pPr>
              <w:spacing w:after="0" w:line="240" w:lineRule="auto"/>
              <w:rPr>
                <w:rFonts w:ascii="Times New Roman" w:hAnsi="Times New Roman" w:cs="Times New Roman"/>
                <w:sz w:val="24"/>
                <w:szCs w:val="24"/>
              </w:rPr>
            </w:pPr>
            <w:r>
              <w:rPr>
                <w:rFonts w:ascii="Times New Roman" w:hAnsi="Times New Roman" w:cs="Times New Roman"/>
                <w:sz w:val="24"/>
                <w:szCs w:val="24"/>
              </w:rPr>
              <w:t>No (median&gt;3)</w:t>
            </w:r>
          </w:p>
        </w:tc>
        <w:tc>
          <w:tcPr>
            <w:tcW w:w="940" w:type="pct"/>
            <w:shd w:val="clear" w:color="auto" w:fill="FFFFFF"/>
            <w:tcMar>
              <w:top w:w="0" w:type="dxa"/>
              <w:left w:w="108" w:type="dxa"/>
              <w:bottom w:w="0" w:type="dxa"/>
              <w:right w:w="108" w:type="dxa"/>
            </w:tcMar>
          </w:tcPr>
          <w:p w14:paraId="620D5DB3" w14:textId="77777777" w:rsidR="000542B4" w:rsidRDefault="000542B4" w:rsidP="00915805">
            <w:pPr>
              <w:spacing w:after="0" w:line="240" w:lineRule="auto"/>
              <w:rPr>
                <w:rFonts w:ascii="Times New Roman" w:hAnsi="Times New Roman" w:cs="Times New Roman"/>
                <w:sz w:val="24"/>
                <w:szCs w:val="24"/>
              </w:rPr>
            </w:pPr>
            <w:r>
              <w:rPr>
                <w:rFonts w:ascii="Times New Roman" w:hAnsi="Times New Roman" w:cs="Times New Roman"/>
                <w:sz w:val="24"/>
                <w:szCs w:val="24"/>
              </w:rPr>
              <w:t>1.03</w:t>
            </w:r>
          </w:p>
        </w:tc>
        <w:tc>
          <w:tcPr>
            <w:tcW w:w="940" w:type="pct"/>
            <w:shd w:val="clear" w:color="auto" w:fill="FFFFFF"/>
            <w:tcMar>
              <w:top w:w="0" w:type="dxa"/>
              <w:left w:w="108" w:type="dxa"/>
              <w:bottom w:w="0" w:type="dxa"/>
              <w:right w:w="108" w:type="dxa"/>
            </w:tcMar>
          </w:tcPr>
          <w:p w14:paraId="35D08CCC" w14:textId="3DF61B3E" w:rsidR="000542B4" w:rsidRPr="006E4F17" w:rsidRDefault="000542B4" w:rsidP="00915805">
            <w:pPr>
              <w:spacing w:after="0" w:line="240" w:lineRule="auto"/>
              <w:rPr>
                <w:rFonts w:ascii="Times New Roman" w:hAnsi="Times New Roman" w:cs="Times New Roman"/>
                <w:sz w:val="24"/>
                <w:szCs w:val="24"/>
              </w:rPr>
            </w:pPr>
            <w:r w:rsidRPr="006E4F17">
              <w:rPr>
                <w:rFonts w:ascii="Times New Roman" w:hAnsi="Times New Roman" w:cs="Times New Roman"/>
                <w:sz w:val="24"/>
                <w:szCs w:val="24"/>
              </w:rPr>
              <w:t>0.</w:t>
            </w:r>
            <w:ins w:id="146" w:author="Mohammad Nayeem Hasan" w:date="2025-01-20T00:30:00Z" w16du:dateUtc="2025-01-19T18:30:00Z">
              <w:r w:rsidR="00E46315">
                <w:rPr>
                  <w:rFonts w:ascii="Times New Roman" w:hAnsi="Times New Roman" w:cs="Times New Roman"/>
                  <w:sz w:val="24"/>
                  <w:szCs w:val="24"/>
                </w:rPr>
                <w:t>89</w:t>
              </w:r>
            </w:ins>
            <w:del w:id="147" w:author="Mohammad Nayeem Hasan" w:date="2025-01-20T00:30:00Z" w16du:dateUtc="2025-01-19T18:30:00Z">
              <w:r w:rsidDel="00E46315">
                <w:rPr>
                  <w:rFonts w:ascii="Times New Roman" w:hAnsi="Times New Roman" w:cs="Times New Roman"/>
                  <w:sz w:val="24"/>
                  <w:szCs w:val="24"/>
                </w:rPr>
                <w:delText>90</w:delText>
              </w:r>
            </w:del>
            <w:r>
              <w:rPr>
                <w:rFonts w:ascii="Times New Roman" w:hAnsi="Times New Roman" w:cs="Times New Roman"/>
                <w:sz w:val="24"/>
                <w:szCs w:val="24"/>
              </w:rPr>
              <w:t xml:space="preserve"> -</w:t>
            </w:r>
            <w:r w:rsidRPr="006E4F17">
              <w:rPr>
                <w:rFonts w:ascii="Times New Roman" w:hAnsi="Times New Roman" w:cs="Times New Roman"/>
                <w:sz w:val="24"/>
                <w:szCs w:val="24"/>
              </w:rPr>
              <w:t xml:space="preserve"> 1.</w:t>
            </w:r>
            <w:r>
              <w:rPr>
                <w:rFonts w:ascii="Times New Roman" w:hAnsi="Times New Roman" w:cs="Times New Roman"/>
                <w:sz w:val="24"/>
                <w:szCs w:val="24"/>
              </w:rPr>
              <w:t>18</w:t>
            </w:r>
          </w:p>
        </w:tc>
        <w:tc>
          <w:tcPr>
            <w:tcW w:w="726" w:type="pct"/>
            <w:shd w:val="clear" w:color="auto" w:fill="FFFFFF"/>
            <w:tcMar>
              <w:top w:w="0" w:type="dxa"/>
              <w:left w:w="108" w:type="dxa"/>
              <w:bottom w:w="0" w:type="dxa"/>
              <w:right w:w="108" w:type="dxa"/>
            </w:tcMar>
          </w:tcPr>
          <w:p w14:paraId="1CB62FC0" w14:textId="196806FC" w:rsidR="000542B4" w:rsidRPr="00BF7EDE" w:rsidRDefault="000542B4" w:rsidP="00915805">
            <w:pPr>
              <w:spacing w:after="0" w:line="240" w:lineRule="auto"/>
              <w:rPr>
                <w:rFonts w:ascii="Times New Roman" w:hAnsi="Times New Roman" w:cs="Times New Roman"/>
                <w:sz w:val="24"/>
                <w:szCs w:val="24"/>
              </w:rPr>
            </w:pPr>
            <w:r w:rsidRPr="00A359C9">
              <w:rPr>
                <w:rFonts w:ascii="Times New Roman" w:hAnsi="Times New Roman" w:cs="Times New Roman"/>
                <w:sz w:val="24"/>
                <w:szCs w:val="24"/>
              </w:rPr>
              <w:t>0.</w:t>
            </w:r>
            <w:ins w:id="148" w:author="Mohammad Nayeem Hasan" w:date="2025-01-20T00:27:00Z" w16du:dateUtc="2025-01-19T18:27:00Z">
              <w:r w:rsidR="00705249">
                <w:rPr>
                  <w:rFonts w:ascii="Times New Roman" w:hAnsi="Times New Roman" w:cs="Times New Roman"/>
                  <w:sz w:val="24"/>
                  <w:szCs w:val="24"/>
                </w:rPr>
                <w:t>695</w:t>
              </w:r>
            </w:ins>
            <w:del w:id="149" w:author="Mohammad Nayeem Hasan" w:date="2025-01-20T00:27:00Z" w16du:dateUtc="2025-01-19T18:27:00Z">
              <w:r w:rsidRPr="00A359C9" w:rsidDel="00705249">
                <w:rPr>
                  <w:rFonts w:ascii="Times New Roman" w:hAnsi="Times New Roman" w:cs="Times New Roman"/>
                  <w:sz w:val="24"/>
                  <w:szCs w:val="24"/>
                </w:rPr>
                <w:delText>665</w:delText>
              </w:r>
            </w:del>
          </w:p>
        </w:tc>
      </w:tr>
      <w:tr w:rsidR="000542B4" w:rsidRPr="00546FD5" w14:paraId="24D0E32E" w14:textId="77777777" w:rsidTr="00915805">
        <w:tc>
          <w:tcPr>
            <w:tcW w:w="1411" w:type="pct"/>
            <w:shd w:val="clear" w:color="auto" w:fill="FFFFFF"/>
            <w:tcMar>
              <w:top w:w="0" w:type="dxa"/>
              <w:left w:w="108" w:type="dxa"/>
              <w:bottom w:w="0" w:type="dxa"/>
              <w:right w:w="108" w:type="dxa"/>
            </w:tcMar>
          </w:tcPr>
          <w:p w14:paraId="3E86D6FC" w14:textId="77777777" w:rsidR="000542B4" w:rsidRPr="00546FD5" w:rsidRDefault="000542B4" w:rsidP="00915805">
            <w:pPr>
              <w:spacing w:after="0" w:line="240" w:lineRule="auto"/>
              <w:rPr>
                <w:rFonts w:ascii="Times New Roman" w:hAnsi="Times New Roman" w:cs="Times New Roman"/>
                <w:sz w:val="24"/>
                <w:szCs w:val="24"/>
              </w:rPr>
            </w:pPr>
            <w:r w:rsidRPr="005B3E1C">
              <w:rPr>
                <w:rFonts w:ascii="Times New Roman" w:hAnsi="Times New Roman" w:cs="Times New Roman"/>
                <w:b/>
                <w:bCs/>
                <w:sz w:val="24"/>
                <w:szCs w:val="24"/>
              </w:rPr>
              <w:t>Comorbidity</w:t>
            </w:r>
          </w:p>
        </w:tc>
        <w:tc>
          <w:tcPr>
            <w:tcW w:w="983" w:type="pct"/>
            <w:shd w:val="clear" w:color="auto" w:fill="FFFFFF"/>
          </w:tcPr>
          <w:p w14:paraId="55F249DA" w14:textId="77777777" w:rsidR="000542B4" w:rsidRDefault="000542B4" w:rsidP="00915805">
            <w:pPr>
              <w:spacing w:after="0" w:line="240" w:lineRule="auto"/>
              <w:rPr>
                <w:rFonts w:ascii="Times New Roman" w:hAnsi="Times New Roman" w:cs="Times New Roman"/>
                <w:sz w:val="24"/>
                <w:szCs w:val="24"/>
              </w:rPr>
            </w:pPr>
            <w:r>
              <w:rPr>
                <w:rFonts w:ascii="Times New Roman" w:hAnsi="Times New Roman" w:cs="Times New Roman"/>
                <w:sz w:val="24"/>
                <w:szCs w:val="24"/>
              </w:rPr>
              <w:t>No</w:t>
            </w:r>
          </w:p>
        </w:tc>
        <w:tc>
          <w:tcPr>
            <w:tcW w:w="940" w:type="pct"/>
            <w:shd w:val="clear" w:color="auto" w:fill="FFFFFF"/>
            <w:tcMar>
              <w:top w:w="0" w:type="dxa"/>
              <w:left w:w="108" w:type="dxa"/>
              <w:bottom w:w="0" w:type="dxa"/>
              <w:right w:w="108" w:type="dxa"/>
            </w:tcMar>
          </w:tcPr>
          <w:p w14:paraId="4B0814E6" w14:textId="77777777" w:rsidR="000542B4" w:rsidRDefault="000542B4" w:rsidP="00915805">
            <w:pPr>
              <w:spacing w:after="0" w:line="240" w:lineRule="auto"/>
              <w:rPr>
                <w:rFonts w:ascii="Times New Roman" w:hAnsi="Times New Roman" w:cs="Times New Roman"/>
                <w:sz w:val="24"/>
                <w:szCs w:val="24"/>
              </w:rPr>
            </w:pPr>
            <w:r>
              <w:rPr>
                <w:rFonts w:ascii="Times New Roman" w:hAnsi="Times New Roman" w:cs="Times New Roman"/>
                <w:sz w:val="24"/>
                <w:szCs w:val="24"/>
              </w:rPr>
              <w:t>Reference</w:t>
            </w:r>
          </w:p>
        </w:tc>
        <w:tc>
          <w:tcPr>
            <w:tcW w:w="940" w:type="pct"/>
            <w:shd w:val="clear" w:color="auto" w:fill="FFFFFF"/>
            <w:tcMar>
              <w:top w:w="0" w:type="dxa"/>
              <w:left w:w="108" w:type="dxa"/>
              <w:bottom w:w="0" w:type="dxa"/>
              <w:right w:w="108" w:type="dxa"/>
            </w:tcMar>
          </w:tcPr>
          <w:p w14:paraId="10169A31" w14:textId="77777777" w:rsidR="000542B4" w:rsidRPr="006E4F17" w:rsidRDefault="000542B4" w:rsidP="00915805">
            <w:pPr>
              <w:spacing w:after="0" w:line="240" w:lineRule="auto"/>
              <w:rPr>
                <w:rFonts w:ascii="Times New Roman" w:hAnsi="Times New Roman" w:cs="Times New Roman"/>
                <w:sz w:val="24"/>
                <w:szCs w:val="24"/>
              </w:rPr>
            </w:pPr>
          </w:p>
        </w:tc>
        <w:tc>
          <w:tcPr>
            <w:tcW w:w="726" w:type="pct"/>
            <w:shd w:val="clear" w:color="auto" w:fill="FFFFFF"/>
            <w:tcMar>
              <w:top w:w="0" w:type="dxa"/>
              <w:left w:w="108" w:type="dxa"/>
              <w:bottom w:w="0" w:type="dxa"/>
              <w:right w:w="108" w:type="dxa"/>
            </w:tcMar>
          </w:tcPr>
          <w:p w14:paraId="4E260D16" w14:textId="77777777" w:rsidR="000542B4" w:rsidRPr="00BF7EDE" w:rsidRDefault="000542B4" w:rsidP="00915805">
            <w:pPr>
              <w:spacing w:after="0" w:line="240" w:lineRule="auto"/>
              <w:rPr>
                <w:rFonts w:ascii="Times New Roman" w:hAnsi="Times New Roman" w:cs="Times New Roman"/>
                <w:sz w:val="24"/>
                <w:szCs w:val="24"/>
              </w:rPr>
            </w:pPr>
          </w:p>
        </w:tc>
      </w:tr>
      <w:tr w:rsidR="000542B4" w:rsidRPr="00546FD5" w14:paraId="5FEEB448" w14:textId="77777777" w:rsidTr="00915805">
        <w:tc>
          <w:tcPr>
            <w:tcW w:w="1411" w:type="pct"/>
            <w:shd w:val="clear" w:color="auto" w:fill="FFFFFF"/>
            <w:tcMar>
              <w:top w:w="0" w:type="dxa"/>
              <w:left w:w="108" w:type="dxa"/>
              <w:bottom w:w="0" w:type="dxa"/>
              <w:right w:w="108" w:type="dxa"/>
            </w:tcMar>
          </w:tcPr>
          <w:p w14:paraId="7CA81B8C" w14:textId="77777777" w:rsidR="000542B4" w:rsidRPr="00546FD5" w:rsidRDefault="000542B4" w:rsidP="00915805">
            <w:pPr>
              <w:spacing w:after="0" w:line="240" w:lineRule="auto"/>
              <w:rPr>
                <w:rFonts w:ascii="Times New Roman" w:hAnsi="Times New Roman" w:cs="Times New Roman"/>
                <w:sz w:val="24"/>
                <w:szCs w:val="24"/>
              </w:rPr>
            </w:pPr>
          </w:p>
        </w:tc>
        <w:tc>
          <w:tcPr>
            <w:tcW w:w="983" w:type="pct"/>
            <w:shd w:val="clear" w:color="auto" w:fill="FFFFFF"/>
          </w:tcPr>
          <w:p w14:paraId="5835C0C5" w14:textId="77777777" w:rsidR="000542B4" w:rsidRDefault="000542B4" w:rsidP="00915805">
            <w:pPr>
              <w:spacing w:after="0" w:line="240" w:lineRule="auto"/>
              <w:rPr>
                <w:rFonts w:ascii="Times New Roman" w:hAnsi="Times New Roman" w:cs="Times New Roman"/>
                <w:sz w:val="24"/>
                <w:szCs w:val="24"/>
              </w:rPr>
            </w:pPr>
            <w:r>
              <w:rPr>
                <w:rFonts w:ascii="Times New Roman" w:hAnsi="Times New Roman" w:cs="Times New Roman"/>
                <w:sz w:val="24"/>
                <w:szCs w:val="24"/>
              </w:rPr>
              <w:t>Yes</w:t>
            </w:r>
          </w:p>
        </w:tc>
        <w:tc>
          <w:tcPr>
            <w:tcW w:w="940" w:type="pct"/>
            <w:shd w:val="clear" w:color="auto" w:fill="FFFFFF"/>
            <w:tcMar>
              <w:top w:w="0" w:type="dxa"/>
              <w:left w:w="108" w:type="dxa"/>
              <w:bottom w:w="0" w:type="dxa"/>
              <w:right w:w="108" w:type="dxa"/>
            </w:tcMar>
          </w:tcPr>
          <w:p w14:paraId="21312999" w14:textId="31A2E045" w:rsidR="000542B4" w:rsidRDefault="000542B4" w:rsidP="00915805">
            <w:pPr>
              <w:spacing w:after="0" w:line="240" w:lineRule="auto"/>
              <w:rPr>
                <w:rFonts w:ascii="Times New Roman" w:hAnsi="Times New Roman" w:cs="Times New Roman"/>
                <w:sz w:val="24"/>
                <w:szCs w:val="24"/>
              </w:rPr>
            </w:pPr>
            <w:r>
              <w:rPr>
                <w:rFonts w:ascii="Times New Roman" w:hAnsi="Times New Roman" w:cs="Times New Roman"/>
                <w:sz w:val="24"/>
                <w:szCs w:val="24"/>
              </w:rPr>
              <w:t>1.0</w:t>
            </w:r>
            <w:ins w:id="150" w:author="Mohammad Nayeem Hasan" w:date="2025-01-20T00:29:00Z" w16du:dateUtc="2025-01-19T18:29:00Z">
              <w:r w:rsidR="007A2D79">
                <w:rPr>
                  <w:rFonts w:ascii="Times New Roman" w:hAnsi="Times New Roman" w:cs="Times New Roman"/>
                  <w:sz w:val="24"/>
                  <w:szCs w:val="24"/>
                </w:rPr>
                <w:t>4</w:t>
              </w:r>
            </w:ins>
            <w:del w:id="151" w:author="Mohammad Nayeem Hasan" w:date="2025-01-20T00:29:00Z" w16du:dateUtc="2025-01-19T18:29:00Z">
              <w:r w:rsidDel="007A2D79">
                <w:rPr>
                  <w:rFonts w:ascii="Times New Roman" w:hAnsi="Times New Roman" w:cs="Times New Roman"/>
                  <w:sz w:val="24"/>
                  <w:szCs w:val="24"/>
                </w:rPr>
                <w:delText>2</w:delText>
              </w:r>
            </w:del>
          </w:p>
        </w:tc>
        <w:tc>
          <w:tcPr>
            <w:tcW w:w="940" w:type="pct"/>
            <w:shd w:val="clear" w:color="auto" w:fill="FFFFFF"/>
            <w:tcMar>
              <w:top w:w="0" w:type="dxa"/>
              <w:left w:w="108" w:type="dxa"/>
              <w:bottom w:w="0" w:type="dxa"/>
              <w:right w:w="108" w:type="dxa"/>
            </w:tcMar>
          </w:tcPr>
          <w:p w14:paraId="761598DD" w14:textId="4839F7F1" w:rsidR="000542B4" w:rsidRPr="006E4F17" w:rsidRDefault="000542B4" w:rsidP="00915805">
            <w:pPr>
              <w:spacing w:after="0" w:line="240" w:lineRule="auto"/>
              <w:rPr>
                <w:rFonts w:ascii="Times New Roman" w:hAnsi="Times New Roman" w:cs="Times New Roman"/>
                <w:sz w:val="24"/>
                <w:szCs w:val="24"/>
              </w:rPr>
            </w:pPr>
            <w:r w:rsidRPr="006E4F17">
              <w:rPr>
                <w:rFonts w:ascii="Times New Roman" w:hAnsi="Times New Roman" w:cs="Times New Roman"/>
                <w:sz w:val="24"/>
                <w:szCs w:val="24"/>
              </w:rPr>
              <w:t>0.9</w:t>
            </w:r>
            <w:ins w:id="152" w:author="Mohammad Nayeem Hasan" w:date="2025-01-20T00:30:00Z" w16du:dateUtc="2025-01-19T18:30:00Z">
              <w:r w:rsidR="00E46315">
                <w:rPr>
                  <w:rFonts w:ascii="Times New Roman" w:hAnsi="Times New Roman" w:cs="Times New Roman"/>
                  <w:sz w:val="24"/>
                  <w:szCs w:val="24"/>
                </w:rPr>
                <w:t>2</w:t>
              </w:r>
            </w:ins>
            <w:del w:id="153" w:author="Mohammad Nayeem Hasan" w:date="2025-01-20T00:30:00Z" w16du:dateUtc="2025-01-19T18:30:00Z">
              <w:r w:rsidDel="00E46315">
                <w:rPr>
                  <w:rFonts w:ascii="Times New Roman" w:hAnsi="Times New Roman" w:cs="Times New Roman"/>
                  <w:sz w:val="24"/>
                  <w:szCs w:val="24"/>
                </w:rPr>
                <w:delText>1</w:delText>
              </w:r>
            </w:del>
            <w:r>
              <w:rPr>
                <w:rFonts w:ascii="Times New Roman" w:hAnsi="Times New Roman" w:cs="Times New Roman"/>
                <w:sz w:val="24"/>
                <w:szCs w:val="24"/>
              </w:rPr>
              <w:t xml:space="preserve"> -</w:t>
            </w:r>
            <w:r w:rsidRPr="006E4F17">
              <w:rPr>
                <w:rFonts w:ascii="Times New Roman" w:hAnsi="Times New Roman" w:cs="Times New Roman"/>
                <w:sz w:val="24"/>
                <w:szCs w:val="24"/>
              </w:rPr>
              <w:t xml:space="preserve"> 1.</w:t>
            </w:r>
            <w:r>
              <w:rPr>
                <w:rFonts w:ascii="Times New Roman" w:hAnsi="Times New Roman" w:cs="Times New Roman"/>
                <w:sz w:val="24"/>
                <w:szCs w:val="24"/>
              </w:rPr>
              <w:t>1</w:t>
            </w:r>
            <w:ins w:id="154" w:author="Mohammad Nayeem Hasan" w:date="2025-01-20T00:30:00Z" w16du:dateUtc="2025-01-19T18:30:00Z">
              <w:r w:rsidR="00E46315">
                <w:rPr>
                  <w:rFonts w:ascii="Times New Roman" w:hAnsi="Times New Roman" w:cs="Times New Roman"/>
                  <w:sz w:val="24"/>
                  <w:szCs w:val="24"/>
                </w:rPr>
                <w:t>9</w:t>
              </w:r>
            </w:ins>
            <w:del w:id="155" w:author="Mohammad Nayeem Hasan" w:date="2025-01-20T00:30:00Z" w16du:dateUtc="2025-01-19T18:30:00Z">
              <w:r w:rsidDel="00E46315">
                <w:rPr>
                  <w:rFonts w:ascii="Times New Roman" w:hAnsi="Times New Roman" w:cs="Times New Roman"/>
                  <w:sz w:val="24"/>
                  <w:szCs w:val="24"/>
                </w:rPr>
                <w:delText>6</w:delText>
              </w:r>
            </w:del>
          </w:p>
        </w:tc>
        <w:tc>
          <w:tcPr>
            <w:tcW w:w="726" w:type="pct"/>
            <w:shd w:val="clear" w:color="auto" w:fill="FFFFFF"/>
            <w:tcMar>
              <w:top w:w="0" w:type="dxa"/>
              <w:left w:w="108" w:type="dxa"/>
              <w:bottom w:w="0" w:type="dxa"/>
              <w:right w:w="108" w:type="dxa"/>
            </w:tcMar>
          </w:tcPr>
          <w:p w14:paraId="35963EA9" w14:textId="58C85E1F" w:rsidR="000542B4" w:rsidRPr="00BF7EDE" w:rsidRDefault="000542B4" w:rsidP="00915805">
            <w:pPr>
              <w:spacing w:after="0" w:line="240" w:lineRule="auto"/>
              <w:rPr>
                <w:rFonts w:ascii="Times New Roman" w:hAnsi="Times New Roman" w:cs="Times New Roman"/>
                <w:sz w:val="24"/>
                <w:szCs w:val="24"/>
              </w:rPr>
            </w:pPr>
            <w:r w:rsidRPr="00A359C9">
              <w:rPr>
                <w:rFonts w:ascii="Times New Roman" w:hAnsi="Times New Roman" w:cs="Times New Roman"/>
                <w:sz w:val="24"/>
                <w:szCs w:val="24"/>
              </w:rPr>
              <w:t>0.</w:t>
            </w:r>
            <w:ins w:id="156" w:author="Mohammad Nayeem Hasan" w:date="2025-01-20T00:27:00Z" w16du:dateUtc="2025-01-19T18:27:00Z">
              <w:r w:rsidR="00705249">
                <w:rPr>
                  <w:rFonts w:ascii="Times New Roman" w:hAnsi="Times New Roman" w:cs="Times New Roman"/>
                  <w:sz w:val="24"/>
                  <w:szCs w:val="24"/>
                </w:rPr>
                <w:t>50</w:t>
              </w:r>
              <w:r w:rsidR="00877457">
                <w:rPr>
                  <w:rFonts w:ascii="Times New Roman" w:hAnsi="Times New Roman" w:cs="Times New Roman"/>
                  <w:sz w:val="24"/>
                  <w:szCs w:val="24"/>
                </w:rPr>
                <w:t>8</w:t>
              </w:r>
            </w:ins>
            <w:del w:id="157" w:author="Mohammad Nayeem Hasan" w:date="2025-01-20T00:27:00Z" w16du:dateUtc="2025-01-19T18:27:00Z">
              <w:r w:rsidRPr="00A359C9" w:rsidDel="00705249">
                <w:rPr>
                  <w:rFonts w:ascii="Times New Roman" w:hAnsi="Times New Roman" w:cs="Times New Roman"/>
                  <w:sz w:val="24"/>
                  <w:szCs w:val="24"/>
                </w:rPr>
                <w:delText>703</w:delText>
              </w:r>
            </w:del>
          </w:p>
        </w:tc>
      </w:tr>
    </w:tbl>
    <w:p w14:paraId="5C1C47DB" w14:textId="77777777" w:rsidR="000542B4" w:rsidRPr="00447403" w:rsidRDefault="000542B4" w:rsidP="00373D86">
      <w:pPr>
        <w:spacing w:line="360" w:lineRule="auto"/>
        <w:rPr>
          <w:rFonts w:ascii="Times New Roman" w:hAnsi="Times New Roman" w:cs="Times New Roman"/>
        </w:rPr>
      </w:pPr>
    </w:p>
    <w:p w14:paraId="76409B58" w14:textId="2DC1D4E4" w:rsidR="00D87871" w:rsidRDefault="00D87871">
      <w:pPr>
        <w:rPr>
          <w:rFonts w:ascii="Times New Roman" w:hAnsi="Times New Roman" w:cs="Times New Roman"/>
        </w:rPr>
      </w:pPr>
      <w:r>
        <w:rPr>
          <w:rFonts w:ascii="Times New Roman" w:hAnsi="Times New Roman" w:cs="Times New Roman"/>
        </w:rPr>
        <w:br w:type="page"/>
      </w:r>
    </w:p>
    <w:p w14:paraId="0010F81D" w14:textId="50DAAB63" w:rsidR="00D87871" w:rsidRPr="00D87871" w:rsidRDefault="00D87871">
      <w:pPr>
        <w:rPr>
          <w:rFonts w:ascii="Times New Roman" w:hAnsi="Times New Roman" w:cs="Times New Roman"/>
          <w:b/>
          <w:bCs/>
        </w:rPr>
      </w:pPr>
      <w:r w:rsidRPr="00D87871">
        <w:rPr>
          <w:rFonts w:ascii="Times New Roman" w:hAnsi="Times New Roman" w:cs="Times New Roman"/>
          <w:b/>
          <w:bCs/>
        </w:rPr>
        <w:lastRenderedPageBreak/>
        <w:t xml:space="preserve">Discussion: </w:t>
      </w:r>
    </w:p>
    <w:p w14:paraId="7E3B7531" w14:textId="7D1F6EC9" w:rsidR="008955F1" w:rsidRPr="008955F1" w:rsidRDefault="0045532F" w:rsidP="008955F1">
      <w:pPr>
        <w:spacing w:line="360" w:lineRule="auto"/>
        <w:rPr>
          <w:rFonts w:ascii="Times New Roman" w:hAnsi="Times New Roman" w:cs="Times New Roman"/>
        </w:rPr>
      </w:pPr>
      <w:r>
        <w:rPr>
          <w:rFonts w:ascii="Times New Roman" w:hAnsi="Times New Roman" w:cs="Times New Roman"/>
        </w:rPr>
        <w:t xml:space="preserve">The </w:t>
      </w:r>
      <w:r w:rsidR="008955F1" w:rsidRPr="008955F1">
        <w:rPr>
          <w:rFonts w:ascii="Times New Roman" w:hAnsi="Times New Roman" w:cs="Times New Roman"/>
        </w:rPr>
        <w:t>re-emergence of the CHIKV in Dhaka</w:t>
      </w:r>
      <w:r w:rsidR="00983969">
        <w:rPr>
          <w:rFonts w:ascii="Times New Roman" w:hAnsi="Times New Roman" w:cs="Times New Roman"/>
        </w:rPr>
        <w:t>, Bangladesh</w:t>
      </w:r>
      <w:r w:rsidR="008955F1" w:rsidRPr="008955F1">
        <w:rPr>
          <w:rFonts w:ascii="Times New Roman" w:hAnsi="Times New Roman" w:cs="Times New Roman"/>
        </w:rPr>
        <w:t xml:space="preserve">, </w:t>
      </w:r>
      <w:r w:rsidR="00320A41">
        <w:rPr>
          <w:rFonts w:ascii="Times New Roman" w:hAnsi="Times New Roman" w:cs="Times New Roman"/>
        </w:rPr>
        <w:t>came</w:t>
      </w:r>
      <w:r w:rsidR="008955F1" w:rsidRPr="008955F1">
        <w:rPr>
          <w:rFonts w:ascii="Times New Roman" w:hAnsi="Times New Roman" w:cs="Times New Roman"/>
        </w:rPr>
        <w:t xml:space="preserve"> after a near disappearance of the virus following the 2017 outbreak</w:t>
      </w:r>
      <w:r w:rsidR="00320A41">
        <w:rPr>
          <w:rFonts w:ascii="Times New Roman" w:hAnsi="Times New Roman" w:cs="Times New Roman"/>
        </w:rPr>
        <w:t xml:space="preserve"> </w:t>
      </w:r>
      <w:r w:rsidR="00983969">
        <w:rPr>
          <w:rFonts w:ascii="Times New Roman" w:hAnsi="Times New Roman" w:cs="Times New Roman"/>
        </w:rPr>
        <w:t>highlighting</w:t>
      </w:r>
      <w:r w:rsidR="00320A41">
        <w:rPr>
          <w:rFonts w:ascii="Times New Roman" w:hAnsi="Times New Roman" w:cs="Times New Roman"/>
        </w:rPr>
        <w:t xml:space="preserve"> a serious concern</w:t>
      </w:r>
      <w:r w:rsidR="00CB215C">
        <w:rPr>
          <w:rFonts w:ascii="Times New Roman" w:hAnsi="Times New Roman" w:cs="Times New Roman"/>
        </w:rPr>
        <w:t>,</w:t>
      </w:r>
      <w:r w:rsidR="002F1682">
        <w:rPr>
          <w:rFonts w:ascii="Times New Roman" w:hAnsi="Times New Roman" w:cs="Times New Roman"/>
        </w:rPr>
        <w:t xml:space="preserve"> </w:t>
      </w:r>
      <w:r w:rsidR="008955F1" w:rsidRPr="008955F1">
        <w:rPr>
          <w:rFonts w:ascii="Times New Roman" w:hAnsi="Times New Roman" w:cs="Times New Roman"/>
        </w:rPr>
        <w:t>especially in the context of the ongoing and large-scale dengue epidemic in Bangladesh, which continues to place significant strain on public health systems</w:t>
      </w:r>
      <w:sdt>
        <w:sdtPr>
          <w:rPr>
            <w:rFonts w:ascii="Times New Roman" w:hAnsi="Times New Roman" w:cs="Times New Roman"/>
            <w:color w:val="000000"/>
          </w:rPr>
          <w:tag w:val="MENDELEY_CITATION_v3_eyJjaXRhdGlvbklEIjoiTUVOREVMRVlfQ0lUQVRJT05fZmY2MzY1YTEtNTcyNS00OTcyLTkwNzgtOWE3ZjYzODc3MjEzIiwicHJvcGVydGllcyI6eyJub3RlSW5kZXgiOjB9LCJpc0VkaXRlZCI6ZmFsc2UsIm1hbnVhbE92ZXJyaWRlIjp7ImlzTWFudWFsbHlPdmVycmlkZGVuIjpmYWxzZSwiY2l0ZXByb2NUZXh0IjoiKDExLDEyKS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"/>
          <w:id w:val="1661346394"/>
          <w:placeholder>
            <w:docPart w:val="DefaultPlaceholder_-1854013440"/>
          </w:placeholder>
        </w:sdtPr>
        <w:sdtContent>
          <w:r w:rsidR="00CB215C" w:rsidRPr="00CB215C">
            <w:rPr>
              <w:rFonts w:ascii="Times New Roman" w:hAnsi="Times New Roman" w:cs="Times New Roman"/>
              <w:color w:val="000000"/>
            </w:rPr>
            <w:t>(11,12)</w:t>
          </w:r>
        </w:sdtContent>
      </w:sdt>
      <w:r w:rsidR="00CB215C">
        <w:rPr>
          <w:rFonts w:ascii="Times New Roman" w:hAnsi="Times New Roman" w:cs="Times New Roman"/>
        </w:rPr>
        <w:t>.</w:t>
      </w:r>
      <w:r w:rsidR="008955F1" w:rsidRPr="008955F1">
        <w:rPr>
          <w:rFonts w:ascii="Times New Roman" w:hAnsi="Times New Roman" w:cs="Times New Roman"/>
        </w:rPr>
        <w:t xml:space="preserve"> The clinical characteristics observed in this study are consistent with prior reports of CHIKV infections, with fever, arthralgia, myalgia, and headache being the predominant symptoms</w:t>
      </w:r>
      <w:sdt>
        <w:sdtPr>
          <w:rPr>
            <w:rFonts w:ascii="Times New Roman" w:hAnsi="Times New Roman" w:cs="Times New Roman"/>
            <w:color w:val="000000"/>
          </w:rPr>
          <w:tag w:val="MENDELEY_CITATION_v3_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"/>
          <w:id w:val="-1588454620"/>
          <w:placeholder>
            <w:docPart w:val="DefaultPlaceholder_-1854013440"/>
          </w:placeholder>
        </w:sdtPr>
        <w:sdtContent>
          <w:r w:rsidR="00410AB2">
            <w:rPr>
              <w:rFonts w:ascii="Times New Roman" w:hAnsi="Times New Roman" w:cs="Times New Roman"/>
              <w:color w:val="000000"/>
            </w:rPr>
            <w:t xml:space="preserve"> </w:t>
          </w:r>
          <w:r w:rsidR="00410AB2" w:rsidRPr="00410AB2">
            <w:rPr>
              <w:rFonts w:ascii="Times New Roman" w:hAnsi="Times New Roman" w:cs="Times New Roman"/>
              <w:color w:val="000000"/>
            </w:rPr>
            <w:t>(1)</w:t>
          </w:r>
        </w:sdtContent>
      </w:sdt>
      <w:r w:rsidR="008955F1" w:rsidRPr="008955F1">
        <w:rPr>
          <w:rFonts w:ascii="Times New Roman" w:hAnsi="Times New Roman" w:cs="Times New Roman"/>
        </w:rPr>
        <w:t>. Importantly, more than half of the patients who were followed up reported persistent symptoms, underscoring the potential long-term health impact of CHIKV infections, even in the absence of fatalities.</w:t>
      </w:r>
    </w:p>
    <w:p w14:paraId="4A0BDEB3" w14:textId="21109348" w:rsidR="008955F1" w:rsidRDefault="008955F1" w:rsidP="008955F1">
      <w:pPr>
        <w:spacing w:line="360" w:lineRule="auto"/>
        <w:rPr>
          <w:rFonts w:ascii="Times New Roman" w:hAnsi="Times New Roman" w:cs="Times New Roman"/>
        </w:rPr>
      </w:pPr>
      <w:r w:rsidRPr="008955F1">
        <w:rPr>
          <w:rFonts w:ascii="Times New Roman" w:hAnsi="Times New Roman" w:cs="Times New Roman"/>
        </w:rPr>
        <w:t>The study also provides valuable insights into disease severity, which was found to be higher in individuals aged over 30 years and those presenting with more severe clinical signs. The need for hospitalization among 30% of patients and the loss of working days further emphasize the social and economic burden associated with the outbreak. This is particularly concerning given the strain that healthcare systems are already experiencing due to the ongoing dengue crisis.</w:t>
      </w:r>
    </w:p>
    <w:p w14:paraId="6FEDD52C" w14:textId="07F7D549" w:rsidR="00D87871" w:rsidRDefault="0018634B" w:rsidP="0018634B">
      <w:pPr>
        <w:spacing w:line="360" w:lineRule="auto"/>
        <w:rPr>
          <w:rFonts w:ascii="Times New Roman" w:hAnsi="Times New Roman" w:cs="Times New Roman"/>
        </w:rPr>
      </w:pPr>
      <w:r w:rsidRPr="0018634B">
        <w:rPr>
          <w:rFonts w:ascii="Times New Roman" w:hAnsi="Times New Roman" w:cs="Times New Roman"/>
        </w:rPr>
        <w:t xml:space="preserve">Bangladesh provides a highly conducive and favorable environment for Aedes mosquito breeding, including factors such as rapid urbanization, extended rainfall, and numerous mosquito breeding sites. Additionally, the temperature in the country remains highly favorable for Aedes mosquitoes for approximately 9 out of the 12 months each year. The recent dengue outbreak has also demonstrated that rural areas are equally affected, suggesting that </w:t>
      </w:r>
      <w:r w:rsidRPr="00D50FEC">
        <w:rPr>
          <w:rFonts w:ascii="Times New Roman" w:hAnsi="Times New Roman" w:cs="Times New Roman"/>
          <w:i/>
          <w:iCs/>
        </w:rPr>
        <w:t>Aedes albopictus</w:t>
      </w:r>
      <w:r w:rsidRPr="0018634B">
        <w:rPr>
          <w:rFonts w:ascii="Times New Roman" w:hAnsi="Times New Roman" w:cs="Times New Roman"/>
        </w:rPr>
        <w:t xml:space="preserve"> mosquitoes may be adapting to these regions. Furthermore, with a high basic reproduction number (R₀) for Chikungunya virus—estimated at 3.4 globally</w:t>
      </w:r>
      <w:sdt>
        <w:sdtPr>
          <w:rPr>
            <w:rFonts w:ascii="Times New Roman" w:hAnsi="Times New Roman" w:cs="Times New Roman"/>
            <w:color w:val="000000"/>
          </w:rPr>
          <w:tag w:val="MENDELEY_CITATION_v3_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"/>
          <w:id w:val="382991111"/>
          <w:placeholder>
            <w:docPart w:val="DefaultPlaceholder_-1854013440"/>
          </w:placeholder>
        </w:sdtPr>
        <w:sdtContent>
          <w:r w:rsidR="009A3F55">
            <w:rPr>
              <w:rFonts w:ascii="Times New Roman" w:hAnsi="Times New Roman" w:cs="Times New Roman"/>
              <w:color w:val="000000"/>
            </w:rPr>
            <w:t xml:space="preserve"> </w:t>
          </w:r>
          <w:r w:rsidR="009A3F55" w:rsidRPr="009A3F55">
            <w:rPr>
              <w:rFonts w:ascii="Times New Roman" w:hAnsi="Times New Roman" w:cs="Times New Roman"/>
              <w:color w:val="000000"/>
            </w:rPr>
            <w:t>(13)</w:t>
          </w:r>
        </w:sdtContent>
      </w:sdt>
      <w:r w:rsidRPr="0018634B">
        <w:rPr>
          <w:rFonts w:ascii="Times New Roman" w:hAnsi="Times New Roman" w:cs="Times New Roman"/>
        </w:rPr>
        <w:t xml:space="preserve"> and 4.2 during the 2017 outbreak in Bangladesh</w:t>
      </w:r>
      <w:r w:rsidR="009A3F55">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mM0ZGMxZDYtYzM0My00MGJjLWE3ODYtZTA3YzNjNzM1Yjk4IiwicHJvcGVydGllcyI6eyJub3RlSW5kZXgiOjB9LCJpc0VkaXRlZCI6ZmFsc2UsIm1hbnVhbE92ZXJyaWRlIjp7ImlzTWFudWFsbHlPdmVycmlkZGVuIjpmYWxzZSwiY2l0ZXByb2NUZXh0IjoiKDkpIiwibWFudWFsT3ZlcnJpZGVUZXh0IjoiIn0sImNpdGF0aW9uSXRlbXMiOlt7ImlkIjoiM2ZkOGQyOGYtYmNjZC0zOTU2LWEwM2YtZmQzZjcxZTcwMGZhIiwiaXRlbURhdGEiOnsidHlwZSI6ImFydGljbGUtam91cm5hbCIsImlkIjoiM2ZkOGQyOGYtYmNjZC0zOTU2LWEwM2YtZmQzZjcxZTcwMGZh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"/>
          <w:id w:val="699442201"/>
          <w:placeholder>
            <w:docPart w:val="DefaultPlaceholder_-1854013440"/>
          </w:placeholder>
        </w:sdtPr>
        <w:sdtContent>
          <w:r w:rsidR="002448CA" w:rsidRPr="002448CA">
            <w:rPr>
              <w:rFonts w:ascii="Times New Roman" w:hAnsi="Times New Roman" w:cs="Times New Roman"/>
              <w:color w:val="000000"/>
            </w:rPr>
            <w:t>(9)</w:t>
          </w:r>
        </w:sdtContent>
      </w:sdt>
      <w:r w:rsidR="009A3F55">
        <w:rPr>
          <w:rFonts w:ascii="Times New Roman" w:hAnsi="Times New Roman" w:cs="Times New Roman"/>
        </w:rPr>
        <w:t xml:space="preserve"> </w:t>
      </w:r>
      <w:r w:rsidRPr="0018634B">
        <w:rPr>
          <w:rFonts w:ascii="Times New Roman" w:hAnsi="Times New Roman" w:cs="Times New Roman"/>
        </w:rPr>
        <w:t>—it is likely that CHIKV will cause a large outbreak in 2025 or 2026. In 2023, Bangladesh experienced the largest dengue outbreak in its history, leading to a national crisis involving shortages of intravenous saline solutions and hospital beds</w:t>
      </w:r>
      <w:sdt>
        <w:sdtPr>
          <w:rPr>
            <w:rFonts w:ascii="Times New Roman" w:hAnsi="Times New Roman" w:cs="Times New Roman"/>
            <w:color w:val="000000"/>
          </w:rPr>
          <w:tag w:val="MENDELEY_CITATION_v3_eyJjaXRhdGlvbklEIjoiTUVOREVMRVlfQ0lUQVRJT05fZTFiYmEzZWYtMzUyNS00OWVkLWFkMGItZGIzYmFlNDM1YWVjIiwicHJvcGVydGllcyI6eyJub3RlSW5kZXgiOjB9LCJpc0VkaXRlZCI6ZmFsc2UsIm1hbnVhbE92ZXJyaWRlIjp7ImlzTWFudWFsbHlPdmVycmlkZGVuIjpmYWxzZSwiY2l0ZXByb2NUZXh0IjoiKDExKS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
          <w:id w:val="-1879855091"/>
          <w:placeholder>
            <w:docPart w:val="DefaultPlaceholder_-1854013440"/>
          </w:placeholder>
        </w:sdtPr>
        <w:sdtContent>
          <w:r w:rsidR="002448CA" w:rsidRPr="002448CA">
            <w:rPr>
              <w:rFonts w:ascii="Times New Roman" w:hAnsi="Times New Roman" w:cs="Times New Roman"/>
              <w:color w:val="000000"/>
            </w:rPr>
            <w:t>(11)</w:t>
          </w:r>
        </w:sdtContent>
      </w:sdt>
      <w:r w:rsidRPr="0018634B">
        <w:rPr>
          <w:rFonts w:ascii="Times New Roman" w:hAnsi="Times New Roman" w:cs="Times New Roman"/>
        </w:rPr>
        <w:t>. This article serves as a crucial alert to prepare for a potential large-scale outbreak of CHIKV in the near future.</w:t>
      </w:r>
      <w:r w:rsidR="00D87871">
        <w:rPr>
          <w:rFonts w:ascii="Times New Roman" w:hAnsi="Times New Roman" w:cs="Times New Roman"/>
        </w:rPr>
        <w:br w:type="page"/>
      </w:r>
    </w:p>
    <w:p w14:paraId="61B3FC15" w14:textId="77777777" w:rsidR="00D06230" w:rsidRPr="00447403" w:rsidRDefault="00D06230">
      <w:pPr>
        <w:rPr>
          <w:rFonts w:ascii="Times New Roman" w:hAnsi="Times New Roman" w:cs="Times New Roman"/>
        </w:rPr>
      </w:pPr>
    </w:p>
    <w:p w14:paraId="7CE932AE" w14:textId="4878E2F0" w:rsidR="00D93225" w:rsidRPr="00447403" w:rsidRDefault="00D93225">
      <w:pPr>
        <w:rPr>
          <w:rFonts w:ascii="Times New Roman" w:hAnsi="Times New Roman" w:cs="Times New Roman"/>
        </w:rPr>
      </w:pPr>
      <w:r w:rsidRPr="00447403">
        <w:rPr>
          <w:rFonts w:ascii="Times New Roman" w:hAnsi="Times New Roman" w:cs="Times New Roman"/>
        </w:rPr>
        <w:t xml:space="preserve">References </w:t>
      </w:r>
    </w:p>
    <w:sdt>
      <w:sdtPr>
        <w:rPr>
          <w:rFonts w:ascii="Times New Roman" w:hAnsi="Times New Roman" w:cs="Times New Roman"/>
          <w:color w:val="000000"/>
        </w:rPr>
        <w:tag w:val="MENDELEY_BIBLIOGRAPHY"/>
        <w:id w:val="233893982"/>
        <w:placeholder>
          <w:docPart w:val="DefaultPlaceholder_-1854013440"/>
        </w:placeholder>
      </w:sdtPr>
      <w:sdtContent>
        <w:p w14:paraId="2329DA54" w14:textId="77777777" w:rsidR="002448CA" w:rsidRDefault="002448CA">
          <w:pPr>
            <w:autoSpaceDE w:val="0"/>
            <w:autoSpaceDN w:val="0"/>
            <w:ind w:hanging="640"/>
            <w:divId w:val="39208836"/>
            <w:rPr>
              <w:rFonts w:eastAsia="Times New Roman"/>
              <w:sz w:val="24"/>
              <w:szCs w:val="24"/>
            </w:rPr>
          </w:pPr>
          <w:r>
            <w:rPr>
              <w:rFonts w:eastAsia="Times New Roman"/>
            </w:rPr>
            <w:t>1.</w:t>
          </w:r>
          <w:r>
            <w:rPr>
              <w:rFonts w:eastAsia="Times New Roman"/>
            </w:rPr>
            <w:tab/>
            <w:t xml:space="preserve">Vairo F, Haider N, Kock R, Ntoumi F, Ippolito G, Zumla A. Chikungunya: Epidemiology, Pathogenesis, Clinical Features, Management, and Prevention. Vol. 33, Infectious Disease Clinics of North America. W.B. Saunders; 2019. p. 1003–25. </w:t>
          </w:r>
        </w:p>
        <w:p w14:paraId="17A99459" w14:textId="77777777" w:rsidR="002448CA" w:rsidRDefault="002448CA">
          <w:pPr>
            <w:autoSpaceDE w:val="0"/>
            <w:autoSpaceDN w:val="0"/>
            <w:ind w:hanging="640"/>
            <w:divId w:val="1897155968"/>
            <w:rPr>
              <w:rFonts w:eastAsia="Times New Roman"/>
            </w:rPr>
          </w:pPr>
          <w:r>
            <w:rPr>
              <w:rFonts w:eastAsia="Times New Roman"/>
            </w:rPr>
            <w:t>2.</w:t>
          </w:r>
          <w:r>
            <w:rPr>
              <w:rFonts w:eastAsia="Times New Roman"/>
            </w:rPr>
            <w:tab/>
            <w:t xml:space="preserve">Robinson MC. An epidemic of virus disease in Southern Province, Tanganyika territory, in 1952–1953. Trans R Soc Trop Med Hyg. 1955;49:28–32. </w:t>
          </w:r>
        </w:p>
        <w:p w14:paraId="5FACC6EA" w14:textId="77777777" w:rsidR="002448CA" w:rsidRDefault="002448CA">
          <w:pPr>
            <w:autoSpaceDE w:val="0"/>
            <w:autoSpaceDN w:val="0"/>
            <w:ind w:hanging="640"/>
            <w:divId w:val="395053413"/>
            <w:rPr>
              <w:rFonts w:eastAsia="Times New Roman"/>
            </w:rPr>
          </w:pPr>
          <w:r>
            <w:rPr>
              <w:rFonts w:eastAsia="Times New Roman"/>
            </w:rPr>
            <w:t>3.</w:t>
          </w:r>
          <w:r>
            <w:rPr>
              <w:rFonts w:eastAsia="Times New Roman"/>
            </w:rPr>
            <w:tab/>
            <w:t xml:space="preserve">Robinson M, Conan A, Duong V, Ly S, Ngan C, Buchy P, et al. A Model for a Chikungunya Outbreak in a Rural Cambodian Setting: Implications for Disease Control in Uninfected Areas. PLoS Negl Trop Dis. 2014;8(9):12–4. </w:t>
          </w:r>
        </w:p>
        <w:p w14:paraId="0257DBC6" w14:textId="77777777" w:rsidR="002448CA" w:rsidRPr="002448CA" w:rsidRDefault="002448CA">
          <w:pPr>
            <w:autoSpaceDE w:val="0"/>
            <w:autoSpaceDN w:val="0"/>
            <w:ind w:hanging="640"/>
            <w:divId w:val="303897489"/>
            <w:rPr>
              <w:rFonts w:eastAsia="Times New Roman"/>
              <w:lang w:val="da-DK"/>
            </w:rPr>
          </w:pPr>
          <w:r>
            <w:rPr>
              <w:rFonts w:eastAsia="Times New Roman"/>
            </w:rPr>
            <w:t>4.</w:t>
          </w:r>
          <w:r>
            <w:rPr>
              <w:rFonts w:eastAsia="Times New Roman"/>
            </w:rPr>
            <w:tab/>
            <w:t xml:space="preserve">Yakob L, Clements ACA. A Mathematical Model of Chikungunya Dynamics and Control: The Major Epidemic on Réunion Island. </w:t>
          </w:r>
          <w:r w:rsidRPr="002448CA">
            <w:rPr>
              <w:rFonts w:eastAsia="Times New Roman"/>
              <w:lang w:val="da-DK"/>
            </w:rPr>
            <w:t xml:space="preserve">PLoS One. 2013;8(3):1–6. </w:t>
          </w:r>
        </w:p>
        <w:p w14:paraId="7F96E975" w14:textId="77777777" w:rsidR="002448CA" w:rsidRDefault="002448CA">
          <w:pPr>
            <w:autoSpaceDE w:val="0"/>
            <w:autoSpaceDN w:val="0"/>
            <w:ind w:hanging="640"/>
            <w:divId w:val="746222913"/>
            <w:rPr>
              <w:rFonts w:eastAsia="Times New Roman"/>
            </w:rPr>
          </w:pPr>
          <w:r w:rsidRPr="002448CA">
            <w:rPr>
              <w:rFonts w:eastAsia="Times New Roman"/>
              <w:lang w:val="da-DK"/>
            </w:rPr>
            <w:t>5.</w:t>
          </w:r>
          <w:r w:rsidRPr="002448CA">
            <w:rPr>
              <w:rFonts w:eastAsia="Times New Roman"/>
              <w:lang w:val="da-DK"/>
            </w:rPr>
            <w:tab/>
            <w:t xml:space="preserve">Nsoesie EO, Kraemer MU, Golding N, Pigott DM, Brady OJ, Moyes CL, et al. </w:t>
          </w:r>
          <w:r>
            <w:rPr>
              <w:rFonts w:eastAsia="Times New Roman"/>
            </w:rPr>
            <w:t xml:space="preserve">Global distribution and environmental suitability for chikungunya virus, 1952 to 2015. Eurosurveillance. 2016 May 19;21(20). </w:t>
          </w:r>
        </w:p>
        <w:p w14:paraId="5B8725FD" w14:textId="77777777" w:rsidR="002448CA" w:rsidRDefault="002448CA">
          <w:pPr>
            <w:autoSpaceDE w:val="0"/>
            <w:autoSpaceDN w:val="0"/>
            <w:ind w:hanging="640"/>
            <w:divId w:val="1016660715"/>
            <w:rPr>
              <w:rFonts w:eastAsia="Times New Roman"/>
            </w:rPr>
          </w:pPr>
          <w:r>
            <w:rPr>
              <w:rFonts w:eastAsia="Times New Roman"/>
            </w:rPr>
            <w:t>6.</w:t>
          </w:r>
          <w:r>
            <w:rPr>
              <w:rFonts w:eastAsia="Times New Roman"/>
            </w:rPr>
            <w:tab/>
            <w:t xml:space="preserve">Khatun S, Chakraborty A, Rahman M, Nasreen Banu N, Rahman MM, Hasan SMM, et al. An Outbreak of Chikungunya in Rural Bangladesh, 2011. PLoS Negl Trop Dis. 2015 Jul 10;9(7):e0003907. </w:t>
          </w:r>
        </w:p>
        <w:p w14:paraId="6AC94ED2" w14:textId="77777777" w:rsidR="002448CA" w:rsidRDefault="002448CA">
          <w:pPr>
            <w:autoSpaceDE w:val="0"/>
            <w:autoSpaceDN w:val="0"/>
            <w:ind w:hanging="640"/>
            <w:divId w:val="1381444638"/>
            <w:rPr>
              <w:rFonts w:eastAsia="Times New Roman"/>
            </w:rPr>
          </w:pPr>
          <w:r>
            <w:rPr>
              <w:rFonts w:eastAsia="Times New Roman"/>
            </w:rPr>
            <w:t>7.</w:t>
          </w:r>
          <w:r>
            <w:rPr>
              <w:rFonts w:eastAsia="Times New Roman"/>
            </w:rPr>
            <w:tab/>
            <w:t xml:space="preserve">Haque F, Rahman M, Banu NN, Sharif AR, Jubayer S, Shamsuzzaman A, et al. An epidemic of chikungunya in northwestern Bangladesh in 2011. PLoS One. 2019 Mar 11;14(3):e0212218. </w:t>
          </w:r>
        </w:p>
        <w:p w14:paraId="47E1CE6B" w14:textId="77777777" w:rsidR="002448CA" w:rsidRDefault="002448CA">
          <w:pPr>
            <w:autoSpaceDE w:val="0"/>
            <w:autoSpaceDN w:val="0"/>
            <w:ind w:hanging="640"/>
            <w:divId w:val="1019968869"/>
            <w:rPr>
              <w:rFonts w:eastAsia="Times New Roman"/>
            </w:rPr>
          </w:pPr>
          <w:r>
            <w:rPr>
              <w:rFonts w:eastAsia="Times New Roman"/>
            </w:rPr>
            <w:t>8.</w:t>
          </w:r>
          <w:r>
            <w:rPr>
              <w:rFonts w:eastAsia="Times New Roman"/>
            </w:rPr>
            <w:tab/>
            <w:t xml:space="preserve">Kabir I, Dhimal M, Müller R, Banik S, Haque U. The 2017 Dhaka chikungunya outbreak. Lancet Infect Dis. 2017 Nov;17(11):1118. </w:t>
          </w:r>
        </w:p>
        <w:p w14:paraId="3CB8A9BA" w14:textId="77777777" w:rsidR="002448CA" w:rsidRPr="002448CA" w:rsidRDefault="002448CA">
          <w:pPr>
            <w:autoSpaceDE w:val="0"/>
            <w:autoSpaceDN w:val="0"/>
            <w:ind w:hanging="640"/>
            <w:divId w:val="1515345662"/>
            <w:rPr>
              <w:rFonts w:eastAsia="Times New Roman"/>
              <w:lang w:val="da-DK"/>
            </w:rPr>
          </w:pPr>
          <w:r>
            <w:rPr>
              <w:rFonts w:eastAsia="Times New Roman"/>
            </w:rPr>
            <w:t>9.</w:t>
          </w:r>
          <w:r>
            <w:rPr>
              <w:rFonts w:eastAsia="Times New Roman"/>
            </w:rPr>
            <w:tab/>
            <w:t xml:space="preserve">Mahmud AS, Kabir MdI, Engø-Monsen K, Tahmina S, Riaz BK, Hossain MdA, et al. Megacities as drivers of national outbreaks: The 2017 chikungunya outbreak in Dhaka, Bangladesh. </w:t>
          </w:r>
          <w:r w:rsidRPr="002448CA">
            <w:rPr>
              <w:rFonts w:eastAsia="Times New Roman"/>
              <w:lang w:val="da-DK"/>
            </w:rPr>
            <w:t xml:space="preserve">PLoS Negl Trop Dis. 2021 Feb 2;15(2):e0009106. </w:t>
          </w:r>
        </w:p>
        <w:p w14:paraId="135409A8" w14:textId="77777777" w:rsidR="002448CA" w:rsidRDefault="002448CA">
          <w:pPr>
            <w:autoSpaceDE w:val="0"/>
            <w:autoSpaceDN w:val="0"/>
            <w:ind w:hanging="640"/>
            <w:divId w:val="2118206853"/>
            <w:rPr>
              <w:rFonts w:eastAsia="Times New Roman"/>
            </w:rPr>
          </w:pPr>
          <w:r w:rsidRPr="002448CA">
            <w:rPr>
              <w:rFonts w:eastAsia="Times New Roman"/>
              <w:lang w:val="da-DK"/>
            </w:rPr>
            <w:t>10.</w:t>
          </w:r>
          <w:r w:rsidRPr="002448CA">
            <w:rPr>
              <w:rFonts w:eastAsia="Times New Roman"/>
              <w:lang w:val="da-DK"/>
            </w:rPr>
            <w:tab/>
            <w:t xml:space="preserve">Allen SW, Ribeiro Dos Santos G, Paul KK, Paul R, Rahman MZ, Alam MS, et al. </w:t>
          </w:r>
          <w:r>
            <w:rPr>
              <w:rFonts w:eastAsia="Times New Roman"/>
            </w:rPr>
            <w:t xml:space="preserve">Results of a Nationally Representative Seroprevalence Survey of Chikungunya Virus in Bangladesh. J Infect Dis. 2024 Nov 15;230(5):e1031–8. </w:t>
          </w:r>
        </w:p>
        <w:p w14:paraId="1A0337A4" w14:textId="77777777" w:rsidR="002448CA" w:rsidRDefault="002448CA">
          <w:pPr>
            <w:autoSpaceDE w:val="0"/>
            <w:autoSpaceDN w:val="0"/>
            <w:ind w:hanging="640"/>
            <w:divId w:val="730344572"/>
            <w:rPr>
              <w:rFonts w:eastAsia="Times New Roman"/>
            </w:rPr>
          </w:pPr>
          <w:r>
            <w:rPr>
              <w:rFonts w:eastAsia="Times New Roman"/>
            </w:rPr>
            <w:t>11.</w:t>
          </w:r>
          <w:r>
            <w:rPr>
              <w:rFonts w:eastAsia="Times New Roman"/>
            </w:rPr>
            <w:tab/>
            <w:t xml:space="preserve">Haider N, Asaduzzaman M, Hassan MN, Rahman M, Sharif AR, Ashrafi SAA, et al. Bangladesh’s 2023 Dengue outbreak – age/gender-related disparity in morbidity and mortality and geographic variability of epidemic burdens. International Journal of Infectious Diseases. 2023 Sep; </w:t>
          </w:r>
        </w:p>
        <w:p w14:paraId="087A5E9B" w14:textId="77777777" w:rsidR="002448CA" w:rsidRDefault="002448CA">
          <w:pPr>
            <w:autoSpaceDE w:val="0"/>
            <w:autoSpaceDN w:val="0"/>
            <w:ind w:hanging="640"/>
            <w:divId w:val="675301593"/>
            <w:rPr>
              <w:rFonts w:eastAsia="Times New Roman"/>
            </w:rPr>
          </w:pPr>
          <w:r>
            <w:rPr>
              <w:rFonts w:eastAsia="Times New Roman"/>
            </w:rPr>
            <w:t>12.</w:t>
          </w:r>
          <w:r>
            <w:rPr>
              <w:rFonts w:eastAsia="Times New Roman"/>
            </w:rPr>
            <w:tab/>
            <w:t xml:space="preserve">Hasan MN, Rahman M, Uddin M, Ashrafi SAA, Rahman KM, Paul KK, et al. The 2023 fatal dengue outbreak in Bangladesh highlights a paradigm shift of geographical distribution of cases. Epidemiol Infect. 2025 Jan 7;153:e3. </w:t>
          </w:r>
        </w:p>
        <w:p w14:paraId="598C137C" w14:textId="77777777" w:rsidR="002448CA" w:rsidRDefault="002448CA">
          <w:pPr>
            <w:autoSpaceDE w:val="0"/>
            <w:autoSpaceDN w:val="0"/>
            <w:ind w:hanging="640"/>
            <w:divId w:val="1741637498"/>
            <w:rPr>
              <w:rFonts w:eastAsia="Times New Roman"/>
            </w:rPr>
          </w:pPr>
          <w:r>
            <w:rPr>
              <w:rFonts w:eastAsia="Times New Roman"/>
            </w:rPr>
            <w:t>13.</w:t>
          </w:r>
          <w:r>
            <w:rPr>
              <w:rFonts w:eastAsia="Times New Roman"/>
            </w:rPr>
            <w:tab/>
            <w:t>Haider N, Vairo F, Ippolito G, Zumla A, Kock RA. Basic Reproduction Number of Chikungunya Virus Transmitted by Aedes Mosquitoes. Emerg Infect Dis [Internet]. 2020 Oct 1;26(10):2429–31. Available from: https://www.biorxiv.org/content/10.1101/122556v1.</w:t>
          </w:r>
        </w:p>
        <w:p w14:paraId="407A53A3" w14:textId="6DD45835" w:rsidR="00D93225" w:rsidRPr="00447403" w:rsidRDefault="002448CA">
          <w:pPr>
            <w:rPr>
              <w:rFonts w:ascii="Times New Roman" w:hAnsi="Times New Roman" w:cs="Times New Roman"/>
            </w:rPr>
          </w:pPr>
          <w:r>
            <w:rPr>
              <w:rFonts w:eastAsia="Times New Roman"/>
            </w:rPr>
            <w:lastRenderedPageBreak/>
            <w:t> </w:t>
          </w:r>
        </w:p>
      </w:sdtContent>
    </w:sdt>
    <w:sectPr w:rsidR="00D93225" w:rsidRPr="0044740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0" w:author="Najmul Haider" w:date="2025-01-17T22:14:00Z" w:initials="NH">
    <w:p w14:paraId="6CBD4470" w14:textId="77777777" w:rsidR="007F0DD2" w:rsidRDefault="007F0DD2" w:rsidP="007F0DD2">
      <w:pPr>
        <w:pStyle w:val="CommentText"/>
      </w:pPr>
      <w:r>
        <w:rPr>
          <w:rStyle w:val="CommentReference"/>
        </w:rPr>
        <w:annotationRef/>
      </w:r>
      <w:r>
        <w:t xml:space="preserve">Will add the reference after revision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CBD44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454EE07" w16cex:dateUtc="2025-01-17T22: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CBD4470" w16cid:durableId="6454EE0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673A2"/>
    <w:multiLevelType w:val="multilevel"/>
    <w:tmpl w:val="9886B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04E3E"/>
    <w:multiLevelType w:val="multilevel"/>
    <w:tmpl w:val="DE064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747D9E"/>
    <w:multiLevelType w:val="multilevel"/>
    <w:tmpl w:val="B9FA3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5762417">
    <w:abstractNumId w:val="1"/>
  </w:num>
  <w:num w:numId="2" w16cid:durableId="520625078">
    <w:abstractNumId w:val="0"/>
  </w:num>
  <w:num w:numId="3" w16cid:durableId="139265036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ohammad Nayeem Hasan">
    <w15:presenceInfo w15:providerId="Windows Live" w15:userId="5be14f6c7eaf8e33"/>
  </w15:person>
  <w15:person w15:author="Najmul Haider">
    <w15:presenceInfo w15:providerId="AD" w15:userId="S::n.haider@keele.ac.uk::5a1c00a1-f443-45cb-bc34-0be84e0114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DFB"/>
    <w:rsid w:val="000268F9"/>
    <w:rsid w:val="00027CF6"/>
    <w:rsid w:val="00037E70"/>
    <w:rsid w:val="000542B4"/>
    <w:rsid w:val="00057EDD"/>
    <w:rsid w:val="00065C32"/>
    <w:rsid w:val="00092A9B"/>
    <w:rsid w:val="00097584"/>
    <w:rsid w:val="000A6C67"/>
    <w:rsid w:val="000B7D36"/>
    <w:rsid w:val="000D51F7"/>
    <w:rsid w:val="000E2AF3"/>
    <w:rsid w:val="000E6D51"/>
    <w:rsid w:val="00104FA2"/>
    <w:rsid w:val="0012074B"/>
    <w:rsid w:val="001212A7"/>
    <w:rsid w:val="0012425B"/>
    <w:rsid w:val="00127966"/>
    <w:rsid w:val="00134747"/>
    <w:rsid w:val="00137FA7"/>
    <w:rsid w:val="00145DD1"/>
    <w:rsid w:val="00146690"/>
    <w:rsid w:val="0016054C"/>
    <w:rsid w:val="00162195"/>
    <w:rsid w:val="00162EBC"/>
    <w:rsid w:val="001633F2"/>
    <w:rsid w:val="00164FFA"/>
    <w:rsid w:val="001704D3"/>
    <w:rsid w:val="001746F5"/>
    <w:rsid w:val="001857E9"/>
    <w:rsid w:val="0018634B"/>
    <w:rsid w:val="00190BE6"/>
    <w:rsid w:val="001916E2"/>
    <w:rsid w:val="00194B92"/>
    <w:rsid w:val="00194ED3"/>
    <w:rsid w:val="001C440A"/>
    <w:rsid w:val="001D1748"/>
    <w:rsid w:val="001D376B"/>
    <w:rsid w:val="001D464F"/>
    <w:rsid w:val="001E72B2"/>
    <w:rsid w:val="001F2667"/>
    <w:rsid w:val="002017D3"/>
    <w:rsid w:val="00206039"/>
    <w:rsid w:val="00213EF5"/>
    <w:rsid w:val="0022064B"/>
    <w:rsid w:val="00235668"/>
    <w:rsid w:val="0024032C"/>
    <w:rsid w:val="00241B4E"/>
    <w:rsid w:val="002448CA"/>
    <w:rsid w:val="002619F0"/>
    <w:rsid w:val="002815D7"/>
    <w:rsid w:val="002857D6"/>
    <w:rsid w:val="00290099"/>
    <w:rsid w:val="00290810"/>
    <w:rsid w:val="002A1251"/>
    <w:rsid w:val="002A20C3"/>
    <w:rsid w:val="002B0336"/>
    <w:rsid w:val="002B5468"/>
    <w:rsid w:val="002C254F"/>
    <w:rsid w:val="002C2B44"/>
    <w:rsid w:val="002D28F2"/>
    <w:rsid w:val="002F1682"/>
    <w:rsid w:val="002F1D62"/>
    <w:rsid w:val="002F3773"/>
    <w:rsid w:val="00303B82"/>
    <w:rsid w:val="00320A41"/>
    <w:rsid w:val="00323926"/>
    <w:rsid w:val="00325955"/>
    <w:rsid w:val="00326A79"/>
    <w:rsid w:val="00351532"/>
    <w:rsid w:val="003526C2"/>
    <w:rsid w:val="00353F12"/>
    <w:rsid w:val="00357AC6"/>
    <w:rsid w:val="00373D86"/>
    <w:rsid w:val="0038166C"/>
    <w:rsid w:val="003920A9"/>
    <w:rsid w:val="00397A86"/>
    <w:rsid w:val="003A2F7C"/>
    <w:rsid w:val="003A5673"/>
    <w:rsid w:val="003B19E0"/>
    <w:rsid w:val="003B6F5E"/>
    <w:rsid w:val="003B763B"/>
    <w:rsid w:val="003C779D"/>
    <w:rsid w:val="003D4081"/>
    <w:rsid w:val="0040179C"/>
    <w:rsid w:val="00401E43"/>
    <w:rsid w:val="00402FF7"/>
    <w:rsid w:val="0040672A"/>
    <w:rsid w:val="004068CD"/>
    <w:rsid w:val="0040796F"/>
    <w:rsid w:val="00410AB2"/>
    <w:rsid w:val="00410EB3"/>
    <w:rsid w:val="00425C47"/>
    <w:rsid w:val="00447403"/>
    <w:rsid w:val="00451499"/>
    <w:rsid w:val="004542A2"/>
    <w:rsid w:val="0045532F"/>
    <w:rsid w:val="00457669"/>
    <w:rsid w:val="00460954"/>
    <w:rsid w:val="00461115"/>
    <w:rsid w:val="004624C5"/>
    <w:rsid w:val="00467FB2"/>
    <w:rsid w:val="00472AAD"/>
    <w:rsid w:val="00472DFB"/>
    <w:rsid w:val="00475AAA"/>
    <w:rsid w:val="004771D0"/>
    <w:rsid w:val="00486531"/>
    <w:rsid w:val="004A6B36"/>
    <w:rsid w:val="004B114B"/>
    <w:rsid w:val="004C0684"/>
    <w:rsid w:val="004C2345"/>
    <w:rsid w:val="004C7DFD"/>
    <w:rsid w:val="004D5F62"/>
    <w:rsid w:val="004F10BA"/>
    <w:rsid w:val="004F2F87"/>
    <w:rsid w:val="004F57D7"/>
    <w:rsid w:val="005173D3"/>
    <w:rsid w:val="0053281A"/>
    <w:rsid w:val="0053665B"/>
    <w:rsid w:val="00537801"/>
    <w:rsid w:val="00547444"/>
    <w:rsid w:val="005545AC"/>
    <w:rsid w:val="0056495C"/>
    <w:rsid w:val="00583DB4"/>
    <w:rsid w:val="005844CB"/>
    <w:rsid w:val="0058573C"/>
    <w:rsid w:val="0059309B"/>
    <w:rsid w:val="0059482E"/>
    <w:rsid w:val="005B0B04"/>
    <w:rsid w:val="005D748E"/>
    <w:rsid w:val="005D7F9E"/>
    <w:rsid w:val="005E1A1F"/>
    <w:rsid w:val="005E58D3"/>
    <w:rsid w:val="005F040B"/>
    <w:rsid w:val="005F6BAF"/>
    <w:rsid w:val="006003CA"/>
    <w:rsid w:val="00620F18"/>
    <w:rsid w:val="006345F0"/>
    <w:rsid w:val="00640E78"/>
    <w:rsid w:val="006457F4"/>
    <w:rsid w:val="0064793A"/>
    <w:rsid w:val="006500F0"/>
    <w:rsid w:val="00672205"/>
    <w:rsid w:val="00672AEF"/>
    <w:rsid w:val="006767D7"/>
    <w:rsid w:val="00690289"/>
    <w:rsid w:val="006B782A"/>
    <w:rsid w:val="006C6BF1"/>
    <w:rsid w:val="006D2E88"/>
    <w:rsid w:val="006D6014"/>
    <w:rsid w:val="006D6575"/>
    <w:rsid w:val="006D69A2"/>
    <w:rsid w:val="006E46DA"/>
    <w:rsid w:val="006F5811"/>
    <w:rsid w:val="00705249"/>
    <w:rsid w:val="007250E3"/>
    <w:rsid w:val="00725EB0"/>
    <w:rsid w:val="00732C71"/>
    <w:rsid w:val="0073764B"/>
    <w:rsid w:val="0074093F"/>
    <w:rsid w:val="00740C33"/>
    <w:rsid w:val="00744EF8"/>
    <w:rsid w:val="00747585"/>
    <w:rsid w:val="007571EA"/>
    <w:rsid w:val="007572C9"/>
    <w:rsid w:val="00761AAB"/>
    <w:rsid w:val="00764A8C"/>
    <w:rsid w:val="00770F5F"/>
    <w:rsid w:val="00776B85"/>
    <w:rsid w:val="007A2D79"/>
    <w:rsid w:val="007A5935"/>
    <w:rsid w:val="007A7D95"/>
    <w:rsid w:val="007B7CDA"/>
    <w:rsid w:val="007C0EEE"/>
    <w:rsid w:val="007D1B3E"/>
    <w:rsid w:val="007D7EAD"/>
    <w:rsid w:val="007E64F1"/>
    <w:rsid w:val="007F0DD2"/>
    <w:rsid w:val="008037AB"/>
    <w:rsid w:val="008042F0"/>
    <w:rsid w:val="008111E0"/>
    <w:rsid w:val="008144F2"/>
    <w:rsid w:val="008157B2"/>
    <w:rsid w:val="0083043B"/>
    <w:rsid w:val="00846244"/>
    <w:rsid w:val="008512F7"/>
    <w:rsid w:val="0085691E"/>
    <w:rsid w:val="00877457"/>
    <w:rsid w:val="00877865"/>
    <w:rsid w:val="00886E0C"/>
    <w:rsid w:val="008955F1"/>
    <w:rsid w:val="00896550"/>
    <w:rsid w:val="008A136F"/>
    <w:rsid w:val="008C30D3"/>
    <w:rsid w:val="008D3ED8"/>
    <w:rsid w:val="008D506E"/>
    <w:rsid w:val="008F35B5"/>
    <w:rsid w:val="008F4AC8"/>
    <w:rsid w:val="00903249"/>
    <w:rsid w:val="00912EA6"/>
    <w:rsid w:val="00915EF9"/>
    <w:rsid w:val="00934B4A"/>
    <w:rsid w:val="009407F8"/>
    <w:rsid w:val="00942D3B"/>
    <w:rsid w:val="0098016C"/>
    <w:rsid w:val="0098063E"/>
    <w:rsid w:val="009838C5"/>
    <w:rsid w:val="00983969"/>
    <w:rsid w:val="00992CF2"/>
    <w:rsid w:val="009934DC"/>
    <w:rsid w:val="009A0AF8"/>
    <w:rsid w:val="009A3F55"/>
    <w:rsid w:val="009A6E39"/>
    <w:rsid w:val="009B77AC"/>
    <w:rsid w:val="009C030B"/>
    <w:rsid w:val="009C7C20"/>
    <w:rsid w:val="009D3656"/>
    <w:rsid w:val="009E1BFD"/>
    <w:rsid w:val="009E2BF5"/>
    <w:rsid w:val="009E6820"/>
    <w:rsid w:val="009E794D"/>
    <w:rsid w:val="009F2E67"/>
    <w:rsid w:val="009F5401"/>
    <w:rsid w:val="00A04952"/>
    <w:rsid w:val="00A12F23"/>
    <w:rsid w:val="00A21C7C"/>
    <w:rsid w:val="00A323DA"/>
    <w:rsid w:val="00A32B09"/>
    <w:rsid w:val="00A73604"/>
    <w:rsid w:val="00A801A5"/>
    <w:rsid w:val="00A835CA"/>
    <w:rsid w:val="00A9141F"/>
    <w:rsid w:val="00A9347E"/>
    <w:rsid w:val="00A96D1B"/>
    <w:rsid w:val="00A9778E"/>
    <w:rsid w:val="00AA4D0F"/>
    <w:rsid w:val="00AB7163"/>
    <w:rsid w:val="00AC227B"/>
    <w:rsid w:val="00AC60D6"/>
    <w:rsid w:val="00AC74F2"/>
    <w:rsid w:val="00AD002D"/>
    <w:rsid w:val="00AD52E1"/>
    <w:rsid w:val="00AD78C8"/>
    <w:rsid w:val="00AF53D5"/>
    <w:rsid w:val="00B02C22"/>
    <w:rsid w:val="00B02E9C"/>
    <w:rsid w:val="00B23DA5"/>
    <w:rsid w:val="00B271F2"/>
    <w:rsid w:val="00B33B09"/>
    <w:rsid w:val="00B34ADE"/>
    <w:rsid w:val="00B51EA1"/>
    <w:rsid w:val="00B624A8"/>
    <w:rsid w:val="00B80B9D"/>
    <w:rsid w:val="00B84EA8"/>
    <w:rsid w:val="00B91546"/>
    <w:rsid w:val="00BA62AA"/>
    <w:rsid w:val="00BB689D"/>
    <w:rsid w:val="00BD0FEC"/>
    <w:rsid w:val="00BD4981"/>
    <w:rsid w:val="00BD7B0D"/>
    <w:rsid w:val="00BE7DDD"/>
    <w:rsid w:val="00BF0E7D"/>
    <w:rsid w:val="00BF103A"/>
    <w:rsid w:val="00BF2263"/>
    <w:rsid w:val="00BF2DDD"/>
    <w:rsid w:val="00BF44F4"/>
    <w:rsid w:val="00C00CDD"/>
    <w:rsid w:val="00C01ED8"/>
    <w:rsid w:val="00C02E40"/>
    <w:rsid w:val="00C14B80"/>
    <w:rsid w:val="00C22195"/>
    <w:rsid w:val="00C30561"/>
    <w:rsid w:val="00C51800"/>
    <w:rsid w:val="00C546DA"/>
    <w:rsid w:val="00C553FA"/>
    <w:rsid w:val="00C60EC5"/>
    <w:rsid w:val="00C80601"/>
    <w:rsid w:val="00C925E4"/>
    <w:rsid w:val="00C96EDE"/>
    <w:rsid w:val="00CA225A"/>
    <w:rsid w:val="00CA403F"/>
    <w:rsid w:val="00CA4762"/>
    <w:rsid w:val="00CA4A2B"/>
    <w:rsid w:val="00CB215C"/>
    <w:rsid w:val="00CC2210"/>
    <w:rsid w:val="00CC659E"/>
    <w:rsid w:val="00CD7AAF"/>
    <w:rsid w:val="00CE12A1"/>
    <w:rsid w:val="00CE1326"/>
    <w:rsid w:val="00CE24A6"/>
    <w:rsid w:val="00CE25D6"/>
    <w:rsid w:val="00CE6476"/>
    <w:rsid w:val="00CF32B8"/>
    <w:rsid w:val="00D06230"/>
    <w:rsid w:val="00D07BBB"/>
    <w:rsid w:val="00D07D83"/>
    <w:rsid w:val="00D21520"/>
    <w:rsid w:val="00D33580"/>
    <w:rsid w:val="00D369FA"/>
    <w:rsid w:val="00D407AE"/>
    <w:rsid w:val="00D422F7"/>
    <w:rsid w:val="00D50E2F"/>
    <w:rsid w:val="00D50FEC"/>
    <w:rsid w:val="00D861B5"/>
    <w:rsid w:val="00D87871"/>
    <w:rsid w:val="00D909F6"/>
    <w:rsid w:val="00D93225"/>
    <w:rsid w:val="00D97399"/>
    <w:rsid w:val="00DA556F"/>
    <w:rsid w:val="00DA5905"/>
    <w:rsid w:val="00DA5FE1"/>
    <w:rsid w:val="00DA68A8"/>
    <w:rsid w:val="00DA7CD7"/>
    <w:rsid w:val="00DB0012"/>
    <w:rsid w:val="00DB67EE"/>
    <w:rsid w:val="00DC0D35"/>
    <w:rsid w:val="00DC0D4E"/>
    <w:rsid w:val="00DC2567"/>
    <w:rsid w:val="00DD1E19"/>
    <w:rsid w:val="00DE005E"/>
    <w:rsid w:val="00E1489B"/>
    <w:rsid w:val="00E20814"/>
    <w:rsid w:val="00E36CFD"/>
    <w:rsid w:val="00E3705C"/>
    <w:rsid w:val="00E46315"/>
    <w:rsid w:val="00E46468"/>
    <w:rsid w:val="00E52579"/>
    <w:rsid w:val="00E62935"/>
    <w:rsid w:val="00E72033"/>
    <w:rsid w:val="00E86808"/>
    <w:rsid w:val="00E952E3"/>
    <w:rsid w:val="00EA0BA7"/>
    <w:rsid w:val="00EA3076"/>
    <w:rsid w:val="00EB368F"/>
    <w:rsid w:val="00EC499E"/>
    <w:rsid w:val="00EC7B5F"/>
    <w:rsid w:val="00ED0E77"/>
    <w:rsid w:val="00ED4285"/>
    <w:rsid w:val="00EE3B15"/>
    <w:rsid w:val="00EE6678"/>
    <w:rsid w:val="00EF4F91"/>
    <w:rsid w:val="00EF6EC0"/>
    <w:rsid w:val="00F00066"/>
    <w:rsid w:val="00F059DF"/>
    <w:rsid w:val="00F12086"/>
    <w:rsid w:val="00F128E9"/>
    <w:rsid w:val="00F3690E"/>
    <w:rsid w:val="00F4067B"/>
    <w:rsid w:val="00F435E6"/>
    <w:rsid w:val="00F67109"/>
    <w:rsid w:val="00F70F25"/>
    <w:rsid w:val="00F71C16"/>
    <w:rsid w:val="00F75B96"/>
    <w:rsid w:val="00FA13EC"/>
    <w:rsid w:val="00FA4627"/>
    <w:rsid w:val="00FA5603"/>
    <w:rsid w:val="00FA5E9E"/>
    <w:rsid w:val="00FA7D22"/>
    <w:rsid w:val="00FB32D4"/>
    <w:rsid w:val="00FB3D79"/>
    <w:rsid w:val="00FC114D"/>
    <w:rsid w:val="00FC1654"/>
    <w:rsid w:val="00FC3BE6"/>
    <w:rsid w:val="00FC3D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19DD8E"/>
  <w15:chartTrackingRefBased/>
  <w15:docId w15:val="{35D0A47D-4D79-457D-9A76-98B4535FF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3D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C3D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C3D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C3D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3D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3D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3D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3D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3D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3D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3D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3D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3D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3D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3D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3D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3D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3DFB"/>
    <w:rPr>
      <w:rFonts w:eastAsiaTheme="majorEastAsia" w:cstheme="majorBidi"/>
      <w:color w:val="272727" w:themeColor="text1" w:themeTint="D8"/>
    </w:rPr>
  </w:style>
  <w:style w:type="paragraph" w:styleId="Title">
    <w:name w:val="Title"/>
    <w:basedOn w:val="Normal"/>
    <w:next w:val="Normal"/>
    <w:link w:val="TitleChar"/>
    <w:uiPriority w:val="10"/>
    <w:qFormat/>
    <w:rsid w:val="00FC3D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3D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3D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3D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3DFB"/>
    <w:pPr>
      <w:spacing w:before="160"/>
      <w:jc w:val="center"/>
    </w:pPr>
    <w:rPr>
      <w:i/>
      <w:iCs/>
      <w:color w:val="404040" w:themeColor="text1" w:themeTint="BF"/>
    </w:rPr>
  </w:style>
  <w:style w:type="character" w:customStyle="1" w:styleId="QuoteChar">
    <w:name w:val="Quote Char"/>
    <w:basedOn w:val="DefaultParagraphFont"/>
    <w:link w:val="Quote"/>
    <w:uiPriority w:val="29"/>
    <w:rsid w:val="00FC3DFB"/>
    <w:rPr>
      <w:i/>
      <w:iCs/>
      <w:color w:val="404040" w:themeColor="text1" w:themeTint="BF"/>
    </w:rPr>
  </w:style>
  <w:style w:type="paragraph" w:styleId="ListParagraph">
    <w:name w:val="List Paragraph"/>
    <w:basedOn w:val="Normal"/>
    <w:uiPriority w:val="34"/>
    <w:qFormat/>
    <w:rsid w:val="00FC3DFB"/>
    <w:pPr>
      <w:ind w:left="720"/>
      <w:contextualSpacing/>
    </w:pPr>
  </w:style>
  <w:style w:type="character" w:styleId="IntenseEmphasis">
    <w:name w:val="Intense Emphasis"/>
    <w:basedOn w:val="DefaultParagraphFont"/>
    <w:uiPriority w:val="21"/>
    <w:qFormat/>
    <w:rsid w:val="00FC3DFB"/>
    <w:rPr>
      <w:i/>
      <w:iCs/>
      <w:color w:val="0F4761" w:themeColor="accent1" w:themeShade="BF"/>
    </w:rPr>
  </w:style>
  <w:style w:type="paragraph" w:styleId="IntenseQuote">
    <w:name w:val="Intense Quote"/>
    <w:basedOn w:val="Normal"/>
    <w:next w:val="Normal"/>
    <w:link w:val="IntenseQuoteChar"/>
    <w:uiPriority w:val="30"/>
    <w:qFormat/>
    <w:rsid w:val="00FC3D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3DFB"/>
    <w:rPr>
      <w:i/>
      <w:iCs/>
      <w:color w:val="0F4761" w:themeColor="accent1" w:themeShade="BF"/>
    </w:rPr>
  </w:style>
  <w:style w:type="character" w:styleId="IntenseReference">
    <w:name w:val="Intense Reference"/>
    <w:basedOn w:val="DefaultParagraphFont"/>
    <w:uiPriority w:val="32"/>
    <w:qFormat/>
    <w:rsid w:val="00FC3DFB"/>
    <w:rPr>
      <w:b/>
      <w:bCs/>
      <w:smallCaps/>
      <w:color w:val="0F4761" w:themeColor="accent1" w:themeShade="BF"/>
      <w:spacing w:val="5"/>
    </w:rPr>
  </w:style>
  <w:style w:type="character" w:styleId="Hyperlink">
    <w:name w:val="Hyperlink"/>
    <w:basedOn w:val="DefaultParagraphFont"/>
    <w:uiPriority w:val="99"/>
    <w:unhideWhenUsed/>
    <w:rsid w:val="009E794D"/>
    <w:rPr>
      <w:color w:val="467886" w:themeColor="hyperlink"/>
      <w:u w:val="single"/>
    </w:rPr>
  </w:style>
  <w:style w:type="character" w:styleId="UnresolvedMention">
    <w:name w:val="Unresolved Mention"/>
    <w:basedOn w:val="DefaultParagraphFont"/>
    <w:uiPriority w:val="99"/>
    <w:semiHidden/>
    <w:unhideWhenUsed/>
    <w:rsid w:val="009E794D"/>
    <w:rPr>
      <w:color w:val="605E5C"/>
      <w:shd w:val="clear" w:color="auto" w:fill="E1DFDD"/>
    </w:rPr>
  </w:style>
  <w:style w:type="character" w:styleId="PlaceholderText">
    <w:name w:val="Placeholder Text"/>
    <w:basedOn w:val="DefaultParagraphFont"/>
    <w:uiPriority w:val="99"/>
    <w:semiHidden/>
    <w:rsid w:val="002C2B44"/>
    <w:rPr>
      <w:color w:val="666666"/>
    </w:rPr>
  </w:style>
  <w:style w:type="character" w:styleId="CommentReference">
    <w:name w:val="annotation reference"/>
    <w:basedOn w:val="DefaultParagraphFont"/>
    <w:uiPriority w:val="99"/>
    <w:semiHidden/>
    <w:unhideWhenUsed/>
    <w:rsid w:val="007F0DD2"/>
    <w:rPr>
      <w:sz w:val="16"/>
      <w:szCs w:val="16"/>
    </w:rPr>
  </w:style>
  <w:style w:type="paragraph" w:styleId="CommentText">
    <w:name w:val="annotation text"/>
    <w:basedOn w:val="Normal"/>
    <w:link w:val="CommentTextChar"/>
    <w:uiPriority w:val="99"/>
    <w:unhideWhenUsed/>
    <w:rsid w:val="007F0DD2"/>
    <w:pPr>
      <w:spacing w:line="240" w:lineRule="auto"/>
    </w:pPr>
    <w:rPr>
      <w:sz w:val="20"/>
      <w:szCs w:val="20"/>
    </w:rPr>
  </w:style>
  <w:style w:type="character" w:customStyle="1" w:styleId="CommentTextChar">
    <w:name w:val="Comment Text Char"/>
    <w:basedOn w:val="DefaultParagraphFont"/>
    <w:link w:val="CommentText"/>
    <w:uiPriority w:val="99"/>
    <w:rsid w:val="007F0DD2"/>
    <w:rPr>
      <w:sz w:val="20"/>
      <w:szCs w:val="20"/>
    </w:rPr>
  </w:style>
  <w:style w:type="paragraph" w:styleId="CommentSubject">
    <w:name w:val="annotation subject"/>
    <w:basedOn w:val="CommentText"/>
    <w:next w:val="CommentText"/>
    <w:link w:val="CommentSubjectChar"/>
    <w:uiPriority w:val="99"/>
    <w:semiHidden/>
    <w:unhideWhenUsed/>
    <w:rsid w:val="007F0DD2"/>
    <w:rPr>
      <w:b/>
      <w:bCs/>
    </w:rPr>
  </w:style>
  <w:style w:type="character" w:customStyle="1" w:styleId="CommentSubjectChar">
    <w:name w:val="Comment Subject Char"/>
    <w:basedOn w:val="CommentTextChar"/>
    <w:link w:val="CommentSubject"/>
    <w:uiPriority w:val="99"/>
    <w:semiHidden/>
    <w:rsid w:val="007F0DD2"/>
    <w:rPr>
      <w:b/>
      <w:bCs/>
      <w:sz w:val="20"/>
      <w:szCs w:val="20"/>
    </w:rPr>
  </w:style>
  <w:style w:type="paragraph" w:styleId="Revision">
    <w:name w:val="Revision"/>
    <w:hidden/>
    <w:uiPriority w:val="99"/>
    <w:semiHidden/>
    <w:rsid w:val="00E8680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442209">
      <w:bodyDiv w:val="1"/>
      <w:marLeft w:val="0"/>
      <w:marRight w:val="0"/>
      <w:marTop w:val="0"/>
      <w:marBottom w:val="0"/>
      <w:divBdr>
        <w:top w:val="none" w:sz="0" w:space="0" w:color="auto"/>
        <w:left w:val="none" w:sz="0" w:space="0" w:color="auto"/>
        <w:bottom w:val="none" w:sz="0" w:space="0" w:color="auto"/>
        <w:right w:val="none" w:sz="0" w:space="0" w:color="auto"/>
      </w:divBdr>
      <w:divsChild>
        <w:div w:id="1527870026">
          <w:marLeft w:val="640"/>
          <w:marRight w:val="0"/>
          <w:marTop w:val="0"/>
          <w:marBottom w:val="0"/>
          <w:divBdr>
            <w:top w:val="none" w:sz="0" w:space="0" w:color="auto"/>
            <w:left w:val="none" w:sz="0" w:space="0" w:color="auto"/>
            <w:bottom w:val="none" w:sz="0" w:space="0" w:color="auto"/>
            <w:right w:val="none" w:sz="0" w:space="0" w:color="auto"/>
          </w:divBdr>
        </w:div>
        <w:div w:id="1101024505">
          <w:marLeft w:val="640"/>
          <w:marRight w:val="0"/>
          <w:marTop w:val="0"/>
          <w:marBottom w:val="0"/>
          <w:divBdr>
            <w:top w:val="none" w:sz="0" w:space="0" w:color="auto"/>
            <w:left w:val="none" w:sz="0" w:space="0" w:color="auto"/>
            <w:bottom w:val="none" w:sz="0" w:space="0" w:color="auto"/>
            <w:right w:val="none" w:sz="0" w:space="0" w:color="auto"/>
          </w:divBdr>
        </w:div>
        <w:div w:id="141965041">
          <w:marLeft w:val="640"/>
          <w:marRight w:val="0"/>
          <w:marTop w:val="0"/>
          <w:marBottom w:val="0"/>
          <w:divBdr>
            <w:top w:val="none" w:sz="0" w:space="0" w:color="auto"/>
            <w:left w:val="none" w:sz="0" w:space="0" w:color="auto"/>
            <w:bottom w:val="none" w:sz="0" w:space="0" w:color="auto"/>
            <w:right w:val="none" w:sz="0" w:space="0" w:color="auto"/>
          </w:divBdr>
        </w:div>
        <w:div w:id="771359005">
          <w:marLeft w:val="640"/>
          <w:marRight w:val="0"/>
          <w:marTop w:val="0"/>
          <w:marBottom w:val="0"/>
          <w:divBdr>
            <w:top w:val="none" w:sz="0" w:space="0" w:color="auto"/>
            <w:left w:val="none" w:sz="0" w:space="0" w:color="auto"/>
            <w:bottom w:val="none" w:sz="0" w:space="0" w:color="auto"/>
            <w:right w:val="none" w:sz="0" w:space="0" w:color="auto"/>
          </w:divBdr>
        </w:div>
        <w:div w:id="1149397447">
          <w:marLeft w:val="640"/>
          <w:marRight w:val="0"/>
          <w:marTop w:val="0"/>
          <w:marBottom w:val="0"/>
          <w:divBdr>
            <w:top w:val="none" w:sz="0" w:space="0" w:color="auto"/>
            <w:left w:val="none" w:sz="0" w:space="0" w:color="auto"/>
            <w:bottom w:val="none" w:sz="0" w:space="0" w:color="auto"/>
            <w:right w:val="none" w:sz="0" w:space="0" w:color="auto"/>
          </w:divBdr>
        </w:div>
        <w:div w:id="1513760366">
          <w:marLeft w:val="640"/>
          <w:marRight w:val="0"/>
          <w:marTop w:val="0"/>
          <w:marBottom w:val="0"/>
          <w:divBdr>
            <w:top w:val="none" w:sz="0" w:space="0" w:color="auto"/>
            <w:left w:val="none" w:sz="0" w:space="0" w:color="auto"/>
            <w:bottom w:val="none" w:sz="0" w:space="0" w:color="auto"/>
            <w:right w:val="none" w:sz="0" w:space="0" w:color="auto"/>
          </w:divBdr>
        </w:div>
        <w:div w:id="1501776090">
          <w:marLeft w:val="640"/>
          <w:marRight w:val="0"/>
          <w:marTop w:val="0"/>
          <w:marBottom w:val="0"/>
          <w:divBdr>
            <w:top w:val="none" w:sz="0" w:space="0" w:color="auto"/>
            <w:left w:val="none" w:sz="0" w:space="0" w:color="auto"/>
            <w:bottom w:val="none" w:sz="0" w:space="0" w:color="auto"/>
            <w:right w:val="none" w:sz="0" w:space="0" w:color="auto"/>
          </w:divBdr>
        </w:div>
        <w:div w:id="919291152">
          <w:marLeft w:val="640"/>
          <w:marRight w:val="0"/>
          <w:marTop w:val="0"/>
          <w:marBottom w:val="0"/>
          <w:divBdr>
            <w:top w:val="none" w:sz="0" w:space="0" w:color="auto"/>
            <w:left w:val="none" w:sz="0" w:space="0" w:color="auto"/>
            <w:bottom w:val="none" w:sz="0" w:space="0" w:color="auto"/>
            <w:right w:val="none" w:sz="0" w:space="0" w:color="auto"/>
          </w:divBdr>
        </w:div>
        <w:div w:id="1790858468">
          <w:marLeft w:val="640"/>
          <w:marRight w:val="0"/>
          <w:marTop w:val="0"/>
          <w:marBottom w:val="0"/>
          <w:divBdr>
            <w:top w:val="none" w:sz="0" w:space="0" w:color="auto"/>
            <w:left w:val="none" w:sz="0" w:space="0" w:color="auto"/>
            <w:bottom w:val="none" w:sz="0" w:space="0" w:color="auto"/>
            <w:right w:val="none" w:sz="0" w:space="0" w:color="auto"/>
          </w:divBdr>
        </w:div>
        <w:div w:id="801312806">
          <w:marLeft w:val="640"/>
          <w:marRight w:val="0"/>
          <w:marTop w:val="0"/>
          <w:marBottom w:val="0"/>
          <w:divBdr>
            <w:top w:val="none" w:sz="0" w:space="0" w:color="auto"/>
            <w:left w:val="none" w:sz="0" w:space="0" w:color="auto"/>
            <w:bottom w:val="none" w:sz="0" w:space="0" w:color="auto"/>
            <w:right w:val="none" w:sz="0" w:space="0" w:color="auto"/>
          </w:divBdr>
        </w:div>
        <w:div w:id="1393112859">
          <w:marLeft w:val="640"/>
          <w:marRight w:val="0"/>
          <w:marTop w:val="0"/>
          <w:marBottom w:val="0"/>
          <w:divBdr>
            <w:top w:val="none" w:sz="0" w:space="0" w:color="auto"/>
            <w:left w:val="none" w:sz="0" w:space="0" w:color="auto"/>
            <w:bottom w:val="none" w:sz="0" w:space="0" w:color="auto"/>
            <w:right w:val="none" w:sz="0" w:space="0" w:color="auto"/>
          </w:divBdr>
        </w:div>
      </w:divsChild>
    </w:div>
    <w:div w:id="402606702">
      <w:bodyDiv w:val="1"/>
      <w:marLeft w:val="0"/>
      <w:marRight w:val="0"/>
      <w:marTop w:val="0"/>
      <w:marBottom w:val="0"/>
      <w:divBdr>
        <w:top w:val="none" w:sz="0" w:space="0" w:color="auto"/>
        <w:left w:val="none" w:sz="0" w:space="0" w:color="auto"/>
        <w:bottom w:val="none" w:sz="0" w:space="0" w:color="auto"/>
        <w:right w:val="none" w:sz="0" w:space="0" w:color="auto"/>
      </w:divBdr>
      <w:divsChild>
        <w:div w:id="39208836">
          <w:marLeft w:val="640"/>
          <w:marRight w:val="0"/>
          <w:marTop w:val="0"/>
          <w:marBottom w:val="0"/>
          <w:divBdr>
            <w:top w:val="none" w:sz="0" w:space="0" w:color="auto"/>
            <w:left w:val="none" w:sz="0" w:space="0" w:color="auto"/>
            <w:bottom w:val="none" w:sz="0" w:space="0" w:color="auto"/>
            <w:right w:val="none" w:sz="0" w:space="0" w:color="auto"/>
          </w:divBdr>
        </w:div>
        <w:div w:id="1897155968">
          <w:marLeft w:val="640"/>
          <w:marRight w:val="0"/>
          <w:marTop w:val="0"/>
          <w:marBottom w:val="0"/>
          <w:divBdr>
            <w:top w:val="none" w:sz="0" w:space="0" w:color="auto"/>
            <w:left w:val="none" w:sz="0" w:space="0" w:color="auto"/>
            <w:bottom w:val="none" w:sz="0" w:space="0" w:color="auto"/>
            <w:right w:val="none" w:sz="0" w:space="0" w:color="auto"/>
          </w:divBdr>
        </w:div>
        <w:div w:id="395053413">
          <w:marLeft w:val="640"/>
          <w:marRight w:val="0"/>
          <w:marTop w:val="0"/>
          <w:marBottom w:val="0"/>
          <w:divBdr>
            <w:top w:val="none" w:sz="0" w:space="0" w:color="auto"/>
            <w:left w:val="none" w:sz="0" w:space="0" w:color="auto"/>
            <w:bottom w:val="none" w:sz="0" w:space="0" w:color="auto"/>
            <w:right w:val="none" w:sz="0" w:space="0" w:color="auto"/>
          </w:divBdr>
        </w:div>
        <w:div w:id="303897489">
          <w:marLeft w:val="640"/>
          <w:marRight w:val="0"/>
          <w:marTop w:val="0"/>
          <w:marBottom w:val="0"/>
          <w:divBdr>
            <w:top w:val="none" w:sz="0" w:space="0" w:color="auto"/>
            <w:left w:val="none" w:sz="0" w:space="0" w:color="auto"/>
            <w:bottom w:val="none" w:sz="0" w:space="0" w:color="auto"/>
            <w:right w:val="none" w:sz="0" w:space="0" w:color="auto"/>
          </w:divBdr>
        </w:div>
        <w:div w:id="746222913">
          <w:marLeft w:val="640"/>
          <w:marRight w:val="0"/>
          <w:marTop w:val="0"/>
          <w:marBottom w:val="0"/>
          <w:divBdr>
            <w:top w:val="none" w:sz="0" w:space="0" w:color="auto"/>
            <w:left w:val="none" w:sz="0" w:space="0" w:color="auto"/>
            <w:bottom w:val="none" w:sz="0" w:space="0" w:color="auto"/>
            <w:right w:val="none" w:sz="0" w:space="0" w:color="auto"/>
          </w:divBdr>
        </w:div>
        <w:div w:id="1016660715">
          <w:marLeft w:val="640"/>
          <w:marRight w:val="0"/>
          <w:marTop w:val="0"/>
          <w:marBottom w:val="0"/>
          <w:divBdr>
            <w:top w:val="none" w:sz="0" w:space="0" w:color="auto"/>
            <w:left w:val="none" w:sz="0" w:space="0" w:color="auto"/>
            <w:bottom w:val="none" w:sz="0" w:space="0" w:color="auto"/>
            <w:right w:val="none" w:sz="0" w:space="0" w:color="auto"/>
          </w:divBdr>
        </w:div>
        <w:div w:id="1381444638">
          <w:marLeft w:val="640"/>
          <w:marRight w:val="0"/>
          <w:marTop w:val="0"/>
          <w:marBottom w:val="0"/>
          <w:divBdr>
            <w:top w:val="none" w:sz="0" w:space="0" w:color="auto"/>
            <w:left w:val="none" w:sz="0" w:space="0" w:color="auto"/>
            <w:bottom w:val="none" w:sz="0" w:space="0" w:color="auto"/>
            <w:right w:val="none" w:sz="0" w:space="0" w:color="auto"/>
          </w:divBdr>
        </w:div>
        <w:div w:id="1019968869">
          <w:marLeft w:val="640"/>
          <w:marRight w:val="0"/>
          <w:marTop w:val="0"/>
          <w:marBottom w:val="0"/>
          <w:divBdr>
            <w:top w:val="none" w:sz="0" w:space="0" w:color="auto"/>
            <w:left w:val="none" w:sz="0" w:space="0" w:color="auto"/>
            <w:bottom w:val="none" w:sz="0" w:space="0" w:color="auto"/>
            <w:right w:val="none" w:sz="0" w:space="0" w:color="auto"/>
          </w:divBdr>
        </w:div>
        <w:div w:id="1515345662">
          <w:marLeft w:val="640"/>
          <w:marRight w:val="0"/>
          <w:marTop w:val="0"/>
          <w:marBottom w:val="0"/>
          <w:divBdr>
            <w:top w:val="none" w:sz="0" w:space="0" w:color="auto"/>
            <w:left w:val="none" w:sz="0" w:space="0" w:color="auto"/>
            <w:bottom w:val="none" w:sz="0" w:space="0" w:color="auto"/>
            <w:right w:val="none" w:sz="0" w:space="0" w:color="auto"/>
          </w:divBdr>
        </w:div>
        <w:div w:id="2118206853">
          <w:marLeft w:val="640"/>
          <w:marRight w:val="0"/>
          <w:marTop w:val="0"/>
          <w:marBottom w:val="0"/>
          <w:divBdr>
            <w:top w:val="none" w:sz="0" w:space="0" w:color="auto"/>
            <w:left w:val="none" w:sz="0" w:space="0" w:color="auto"/>
            <w:bottom w:val="none" w:sz="0" w:space="0" w:color="auto"/>
            <w:right w:val="none" w:sz="0" w:space="0" w:color="auto"/>
          </w:divBdr>
        </w:div>
        <w:div w:id="730344572">
          <w:marLeft w:val="640"/>
          <w:marRight w:val="0"/>
          <w:marTop w:val="0"/>
          <w:marBottom w:val="0"/>
          <w:divBdr>
            <w:top w:val="none" w:sz="0" w:space="0" w:color="auto"/>
            <w:left w:val="none" w:sz="0" w:space="0" w:color="auto"/>
            <w:bottom w:val="none" w:sz="0" w:space="0" w:color="auto"/>
            <w:right w:val="none" w:sz="0" w:space="0" w:color="auto"/>
          </w:divBdr>
        </w:div>
        <w:div w:id="675301593">
          <w:marLeft w:val="640"/>
          <w:marRight w:val="0"/>
          <w:marTop w:val="0"/>
          <w:marBottom w:val="0"/>
          <w:divBdr>
            <w:top w:val="none" w:sz="0" w:space="0" w:color="auto"/>
            <w:left w:val="none" w:sz="0" w:space="0" w:color="auto"/>
            <w:bottom w:val="none" w:sz="0" w:space="0" w:color="auto"/>
            <w:right w:val="none" w:sz="0" w:space="0" w:color="auto"/>
          </w:divBdr>
        </w:div>
        <w:div w:id="1741637498">
          <w:marLeft w:val="640"/>
          <w:marRight w:val="0"/>
          <w:marTop w:val="0"/>
          <w:marBottom w:val="0"/>
          <w:divBdr>
            <w:top w:val="none" w:sz="0" w:space="0" w:color="auto"/>
            <w:left w:val="none" w:sz="0" w:space="0" w:color="auto"/>
            <w:bottom w:val="none" w:sz="0" w:space="0" w:color="auto"/>
            <w:right w:val="none" w:sz="0" w:space="0" w:color="auto"/>
          </w:divBdr>
        </w:div>
      </w:divsChild>
    </w:div>
    <w:div w:id="532229179">
      <w:bodyDiv w:val="1"/>
      <w:marLeft w:val="0"/>
      <w:marRight w:val="0"/>
      <w:marTop w:val="0"/>
      <w:marBottom w:val="0"/>
      <w:divBdr>
        <w:top w:val="none" w:sz="0" w:space="0" w:color="auto"/>
        <w:left w:val="none" w:sz="0" w:space="0" w:color="auto"/>
        <w:bottom w:val="none" w:sz="0" w:space="0" w:color="auto"/>
        <w:right w:val="none" w:sz="0" w:space="0" w:color="auto"/>
      </w:divBdr>
    </w:div>
    <w:div w:id="632369988">
      <w:bodyDiv w:val="1"/>
      <w:marLeft w:val="0"/>
      <w:marRight w:val="0"/>
      <w:marTop w:val="0"/>
      <w:marBottom w:val="0"/>
      <w:divBdr>
        <w:top w:val="none" w:sz="0" w:space="0" w:color="auto"/>
        <w:left w:val="none" w:sz="0" w:space="0" w:color="auto"/>
        <w:bottom w:val="none" w:sz="0" w:space="0" w:color="auto"/>
        <w:right w:val="none" w:sz="0" w:space="0" w:color="auto"/>
      </w:divBdr>
      <w:divsChild>
        <w:div w:id="2014069831">
          <w:marLeft w:val="640"/>
          <w:marRight w:val="0"/>
          <w:marTop w:val="0"/>
          <w:marBottom w:val="0"/>
          <w:divBdr>
            <w:top w:val="none" w:sz="0" w:space="0" w:color="auto"/>
            <w:left w:val="none" w:sz="0" w:space="0" w:color="auto"/>
            <w:bottom w:val="none" w:sz="0" w:space="0" w:color="auto"/>
            <w:right w:val="none" w:sz="0" w:space="0" w:color="auto"/>
          </w:divBdr>
        </w:div>
        <w:div w:id="887837346">
          <w:marLeft w:val="640"/>
          <w:marRight w:val="0"/>
          <w:marTop w:val="0"/>
          <w:marBottom w:val="0"/>
          <w:divBdr>
            <w:top w:val="none" w:sz="0" w:space="0" w:color="auto"/>
            <w:left w:val="none" w:sz="0" w:space="0" w:color="auto"/>
            <w:bottom w:val="none" w:sz="0" w:space="0" w:color="auto"/>
            <w:right w:val="none" w:sz="0" w:space="0" w:color="auto"/>
          </w:divBdr>
        </w:div>
        <w:div w:id="1450664335">
          <w:marLeft w:val="640"/>
          <w:marRight w:val="0"/>
          <w:marTop w:val="0"/>
          <w:marBottom w:val="0"/>
          <w:divBdr>
            <w:top w:val="none" w:sz="0" w:space="0" w:color="auto"/>
            <w:left w:val="none" w:sz="0" w:space="0" w:color="auto"/>
            <w:bottom w:val="none" w:sz="0" w:space="0" w:color="auto"/>
            <w:right w:val="none" w:sz="0" w:space="0" w:color="auto"/>
          </w:divBdr>
        </w:div>
        <w:div w:id="972174404">
          <w:marLeft w:val="640"/>
          <w:marRight w:val="0"/>
          <w:marTop w:val="0"/>
          <w:marBottom w:val="0"/>
          <w:divBdr>
            <w:top w:val="none" w:sz="0" w:space="0" w:color="auto"/>
            <w:left w:val="none" w:sz="0" w:space="0" w:color="auto"/>
            <w:bottom w:val="none" w:sz="0" w:space="0" w:color="auto"/>
            <w:right w:val="none" w:sz="0" w:space="0" w:color="auto"/>
          </w:divBdr>
        </w:div>
        <w:div w:id="60567770">
          <w:marLeft w:val="640"/>
          <w:marRight w:val="0"/>
          <w:marTop w:val="0"/>
          <w:marBottom w:val="0"/>
          <w:divBdr>
            <w:top w:val="none" w:sz="0" w:space="0" w:color="auto"/>
            <w:left w:val="none" w:sz="0" w:space="0" w:color="auto"/>
            <w:bottom w:val="none" w:sz="0" w:space="0" w:color="auto"/>
            <w:right w:val="none" w:sz="0" w:space="0" w:color="auto"/>
          </w:divBdr>
        </w:div>
        <w:div w:id="585725806">
          <w:marLeft w:val="640"/>
          <w:marRight w:val="0"/>
          <w:marTop w:val="0"/>
          <w:marBottom w:val="0"/>
          <w:divBdr>
            <w:top w:val="none" w:sz="0" w:space="0" w:color="auto"/>
            <w:left w:val="none" w:sz="0" w:space="0" w:color="auto"/>
            <w:bottom w:val="none" w:sz="0" w:space="0" w:color="auto"/>
            <w:right w:val="none" w:sz="0" w:space="0" w:color="auto"/>
          </w:divBdr>
        </w:div>
        <w:div w:id="2102332282">
          <w:marLeft w:val="640"/>
          <w:marRight w:val="0"/>
          <w:marTop w:val="0"/>
          <w:marBottom w:val="0"/>
          <w:divBdr>
            <w:top w:val="none" w:sz="0" w:space="0" w:color="auto"/>
            <w:left w:val="none" w:sz="0" w:space="0" w:color="auto"/>
            <w:bottom w:val="none" w:sz="0" w:space="0" w:color="auto"/>
            <w:right w:val="none" w:sz="0" w:space="0" w:color="auto"/>
          </w:divBdr>
        </w:div>
        <w:div w:id="535578131">
          <w:marLeft w:val="640"/>
          <w:marRight w:val="0"/>
          <w:marTop w:val="0"/>
          <w:marBottom w:val="0"/>
          <w:divBdr>
            <w:top w:val="none" w:sz="0" w:space="0" w:color="auto"/>
            <w:left w:val="none" w:sz="0" w:space="0" w:color="auto"/>
            <w:bottom w:val="none" w:sz="0" w:space="0" w:color="auto"/>
            <w:right w:val="none" w:sz="0" w:space="0" w:color="auto"/>
          </w:divBdr>
        </w:div>
        <w:div w:id="2037920714">
          <w:marLeft w:val="640"/>
          <w:marRight w:val="0"/>
          <w:marTop w:val="0"/>
          <w:marBottom w:val="0"/>
          <w:divBdr>
            <w:top w:val="none" w:sz="0" w:space="0" w:color="auto"/>
            <w:left w:val="none" w:sz="0" w:space="0" w:color="auto"/>
            <w:bottom w:val="none" w:sz="0" w:space="0" w:color="auto"/>
            <w:right w:val="none" w:sz="0" w:space="0" w:color="auto"/>
          </w:divBdr>
        </w:div>
      </w:divsChild>
    </w:div>
    <w:div w:id="729503621">
      <w:bodyDiv w:val="1"/>
      <w:marLeft w:val="0"/>
      <w:marRight w:val="0"/>
      <w:marTop w:val="0"/>
      <w:marBottom w:val="0"/>
      <w:divBdr>
        <w:top w:val="none" w:sz="0" w:space="0" w:color="auto"/>
        <w:left w:val="none" w:sz="0" w:space="0" w:color="auto"/>
        <w:bottom w:val="none" w:sz="0" w:space="0" w:color="auto"/>
        <w:right w:val="none" w:sz="0" w:space="0" w:color="auto"/>
      </w:divBdr>
      <w:divsChild>
        <w:div w:id="509561394">
          <w:marLeft w:val="640"/>
          <w:marRight w:val="0"/>
          <w:marTop w:val="0"/>
          <w:marBottom w:val="0"/>
          <w:divBdr>
            <w:top w:val="none" w:sz="0" w:space="0" w:color="auto"/>
            <w:left w:val="none" w:sz="0" w:space="0" w:color="auto"/>
            <w:bottom w:val="none" w:sz="0" w:space="0" w:color="auto"/>
            <w:right w:val="none" w:sz="0" w:space="0" w:color="auto"/>
          </w:divBdr>
        </w:div>
        <w:div w:id="1552645539">
          <w:marLeft w:val="640"/>
          <w:marRight w:val="0"/>
          <w:marTop w:val="0"/>
          <w:marBottom w:val="0"/>
          <w:divBdr>
            <w:top w:val="none" w:sz="0" w:space="0" w:color="auto"/>
            <w:left w:val="none" w:sz="0" w:space="0" w:color="auto"/>
            <w:bottom w:val="none" w:sz="0" w:space="0" w:color="auto"/>
            <w:right w:val="none" w:sz="0" w:space="0" w:color="auto"/>
          </w:divBdr>
        </w:div>
        <w:div w:id="1000961241">
          <w:marLeft w:val="640"/>
          <w:marRight w:val="0"/>
          <w:marTop w:val="0"/>
          <w:marBottom w:val="0"/>
          <w:divBdr>
            <w:top w:val="none" w:sz="0" w:space="0" w:color="auto"/>
            <w:left w:val="none" w:sz="0" w:space="0" w:color="auto"/>
            <w:bottom w:val="none" w:sz="0" w:space="0" w:color="auto"/>
            <w:right w:val="none" w:sz="0" w:space="0" w:color="auto"/>
          </w:divBdr>
        </w:div>
        <w:div w:id="1426612411">
          <w:marLeft w:val="640"/>
          <w:marRight w:val="0"/>
          <w:marTop w:val="0"/>
          <w:marBottom w:val="0"/>
          <w:divBdr>
            <w:top w:val="none" w:sz="0" w:space="0" w:color="auto"/>
            <w:left w:val="none" w:sz="0" w:space="0" w:color="auto"/>
            <w:bottom w:val="none" w:sz="0" w:space="0" w:color="auto"/>
            <w:right w:val="none" w:sz="0" w:space="0" w:color="auto"/>
          </w:divBdr>
        </w:div>
        <w:div w:id="1674261431">
          <w:marLeft w:val="640"/>
          <w:marRight w:val="0"/>
          <w:marTop w:val="0"/>
          <w:marBottom w:val="0"/>
          <w:divBdr>
            <w:top w:val="none" w:sz="0" w:space="0" w:color="auto"/>
            <w:left w:val="none" w:sz="0" w:space="0" w:color="auto"/>
            <w:bottom w:val="none" w:sz="0" w:space="0" w:color="auto"/>
            <w:right w:val="none" w:sz="0" w:space="0" w:color="auto"/>
          </w:divBdr>
        </w:div>
        <w:div w:id="1854027283">
          <w:marLeft w:val="640"/>
          <w:marRight w:val="0"/>
          <w:marTop w:val="0"/>
          <w:marBottom w:val="0"/>
          <w:divBdr>
            <w:top w:val="none" w:sz="0" w:space="0" w:color="auto"/>
            <w:left w:val="none" w:sz="0" w:space="0" w:color="auto"/>
            <w:bottom w:val="none" w:sz="0" w:space="0" w:color="auto"/>
            <w:right w:val="none" w:sz="0" w:space="0" w:color="auto"/>
          </w:divBdr>
        </w:div>
        <w:div w:id="142964095">
          <w:marLeft w:val="640"/>
          <w:marRight w:val="0"/>
          <w:marTop w:val="0"/>
          <w:marBottom w:val="0"/>
          <w:divBdr>
            <w:top w:val="none" w:sz="0" w:space="0" w:color="auto"/>
            <w:left w:val="none" w:sz="0" w:space="0" w:color="auto"/>
            <w:bottom w:val="none" w:sz="0" w:space="0" w:color="auto"/>
            <w:right w:val="none" w:sz="0" w:space="0" w:color="auto"/>
          </w:divBdr>
        </w:div>
        <w:div w:id="715200423">
          <w:marLeft w:val="640"/>
          <w:marRight w:val="0"/>
          <w:marTop w:val="0"/>
          <w:marBottom w:val="0"/>
          <w:divBdr>
            <w:top w:val="none" w:sz="0" w:space="0" w:color="auto"/>
            <w:left w:val="none" w:sz="0" w:space="0" w:color="auto"/>
            <w:bottom w:val="none" w:sz="0" w:space="0" w:color="auto"/>
            <w:right w:val="none" w:sz="0" w:space="0" w:color="auto"/>
          </w:divBdr>
        </w:div>
        <w:div w:id="238057243">
          <w:marLeft w:val="640"/>
          <w:marRight w:val="0"/>
          <w:marTop w:val="0"/>
          <w:marBottom w:val="0"/>
          <w:divBdr>
            <w:top w:val="none" w:sz="0" w:space="0" w:color="auto"/>
            <w:left w:val="none" w:sz="0" w:space="0" w:color="auto"/>
            <w:bottom w:val="none" w:sz="0" w:space="0" w:color="auto"/>
            <w:right w:val="none" w:sz="0" w:space="0" w:color="auto"/>
          </w:divBdr>
        </w:div>
        <w:div w:id="1925602484">
          <w:marLeft w:val="640"/>
          <w:marRight w:val="0"/>
          <w:marTop w:val="0"/>
          <w:marBottom w:val="0"/>
          <w:divBdr>
            <w:top w:val="none" w:sz="0" w:space="0" w:color="auto"/>
            <w:left w:val="none" w:sz="0" w:space="0" w:color="auto"/>
            <w:bottom w:val="none" w:sz="0" w:space="0" w:color="auto"/>
            <w:right w:val="none" w:sz="0" w:space="0" w:color="auto"/>
          </w:divBdr>
        </w:div>
      </w:divsChild>
    </w:div>
    <w:div w:id="753816417">
      <w:bodyDiv w:val="1"/>
      <w:marLeft w:val="0"/>
      <w:marRight w:val="0"/>
      <w:marTop w:val="0"/>
      <w:marBottom w:val="0"/>
      <w:divBdr>
        <w:top w:val="none" w:sz="0" w:space="0" w:color="auto"/>
        <w:left w:val="none" w:sz="0" w:space="0" w:color="auto"/>
        <w:bottom w:val="none" w:sz="0" w:space="0" w:color="auto"/>
        <w:right w:val="none" w:sz="0" w:space="0" w:color="auto"/>
      </w:divBdr>
    </w:div>
    <w:div w:id="770512039">
      <w:bodyDiv w:val="1"/>
      <w:marLeft w:val="0"/>
      <w:marRight w:val="0"/>
      <w:marTop w:val="0"/>
      <w:marBottom w:val="0"/>
      <w:divBdr>
        <w:top w:val="none" w:sz="0" w:space="0" w:color="auto"/>
        <w:left w:val="none" w:sz="0" w:space="0" w:color="auto"/>
        <w:bottom w:val="none" w:sz="0" w:space="0" w:color="auto"/>
        <w:right w:val="none" w:sz="0" w:space="0" w:color="auto"/>
      </w:divBdr>
    </w:div>
    <w:div w:id="801925185">
      <w:bodyDiv w:val="1"/>
      <w:marLeft w:val="0"/>
      <w:marRight w:val="0"/>
      <w:marTop w:val="0"/>
      <w:marBottom w:val="0"/>
      <w:divBdr>
        <w:top w:val="none" w:sz="0" w:space="0" w:color="auto"/>
        <w:left w:val="none" w:sz="0" w:space="0" w:color="auto"/>
        <w:bottom w:val="none" w:sz="0" w:space="0" w:color="auto"/>
        <w:right w:val="none" w:sz="0" w:space="0" w:color="auto"/>
      </w:divBdr>
      <w:divsChild>
        <w:div w:id="1494374939">
          <w:marLeft w:val="640"/>
          <w:marRight w:val="0"/>
          <w:marTop w:val="0"/>
          <w:marBottom w:val="0"/>
          <w:divBdr>
            <w:top w:val="none" w:sz="0" w:space="0" w:color="auto"/>
            <w:left w:val="none" w:sz="0" w:space="0" w:color="auto"/>
            <w:bottom w:val="none" w:sz="0" w:space="0" w:color="auto"/>
            <w:right w:val="none" w:sz="0" w:space="0" w:color="auto"/>
          </w:divBdr>
        </w:div>
        <w:div w:id="1422071468">
          <w:marLeft w:val="640"/>
          <w:marRight w:val="0"/>
          <w:marTop w:val="0"/>
          <w:marBottom w:val="0"/>
          <w:divBdr>
            <w:top w:val="none" w:sz="0" w:space="0" w:color="auto"/>
            <w:left w:val="none" w:sz="0" w:space="0" w:color="auto"/>
            <w:bottom w:val="none" w:sz="0" w:space="0" w:color="auto"/>
            <w:right w:val="none" w:sz="0" w:space="0" w:color="auto"/>
          </w:divBdr>
        </w:div>
        <w:div w:id="2085300164">
          <w:marLeft w:val="640"/>
          <w:marRight w:val="0"/>
          <w:marTop w:val="0"/>
          <w:marBottom w:val="0"/>
          <w:divBdr>
            <w:top w:val="none" w:sz="0" w:space="0" w:color="auto"/>
            <w:left w:val="none" w:sz="0" w:space="0" w:color="auto"/>
            <w:bottom w:val="none" w:sz="0" w:space="0" w:color="auto"/>
            <w:right w:val="none" w:sz="0" w:space="0" w:color="auto"/>
          </w:divBdr>
        </w:div>
        <w:div w:id="871915653">
          <w:marLeft w:val="640"/>
          <w:marRight w:val="0"/>
          <w:marTop w:val="0"/>
          <w:marBottom w:val="0"/>
          <w:divBdr>
            <w:top w:val="none" w:sz="0" w:space="0" w:color="auto"/>
            <w:left w:val="none" w:sz="0" w:space="0" w:color="auto"/>
            <w:bottom w:val="none" w:sz="0" w:space="0" w:color="auto"/>
            <w:right w:val="none" w:sz="0" w:space="0" w:color="auto"/>
          </w:divBdr>
        </w:div>
        <w:div w:id="1592661485">
          <w:marLeft w:val="640"/>
          <w:marRight w:val="0"/>
          <w:marTop w:val="0"/>
          <w:marBottom w:val="0"/>
          <w:divBdr>
            <w:top w:val="none" w:sz="0" w:space="0" w:color="auto"/>
            <w:left w:val="none" w:sz="0" w:space="0" w:color="auto"/>
            <w:bottom w:val="none" w:sz="0" w:space="0" w:color="auto"/>
            <w:right w:val="none" w:sz="0" w:space="0" w:color="auto"/>
          </w:divBdr>
        </w:div>
        <w:div w:id="661785194">
          <w:marLeft w:val="640"/>
          <w:marRight w:val="0"/>
          <w:marTop w:val="0"/>
          <w:marBottom w:val="0"/>
          <w:divBdr>
            <w:top w:val="none" w:sz="0" w:space="0" w:color="auto"/>
            <w:left w:val="none" w:sz="0" w:space="0" w:color="auto"/>
            <w:bottom w:val="none" w:sz="0" w:space="0" w:color="auto"/>
            <w:right w:val="none" w:sz="0" w:space="0" w:color="auto"/>
          </w:divBdr>
        </w:div>
        <w:div w:id="735665352">
          <w:marLeft w:val="640"/>
          <w:marRight w:val="0"/>
          <w:marTop w:val="0"/>
          <w:marBottom w:val="0"/>
          <w:divBdr>
            <w:top w:val="none" w:sz="0" w:space="0" w:color="auto"/>
            <w:left w:val="none" w:sz="0" w:space="0" w:color="auto"/>
            <w:bottom w:val="none" w:sz="0" w:space="0" w:color="auto"/>
            <w:right w:val="none" w:sz="0" w:space="0" w:color="auto"/>
          </w:divBdr>
        </w:div>
        <w:div w:id="1684358506">
          <w:marLeft w:val="640"/>
          <w:marRight w:val="0"/>
          <w:marTop w:val="0"/>
          <w:marBottom w:val="0"/>
          <w:divBdr>
            <w:top w:val="none" w:sz="0" w:space="0" w:color="auto"/>
            <w:left w:val="none" w:sz="0" w:space="0" w:color="auto"/>
            <w:bottom w:val="none" w:sz="0" w:space="0" w:color="auto"/>
            <w:right w:val="none" w:sz="0" w:space="0" w:color="auto"/>
          </w:divBdr>
        </w:div>
        <w:div w:id="902568020">
          <w:marLeft w:val="640"/>
          <w:marRight w:val="0"/>
          <w:marTop w:val="0"/>
          <w:marBottom w:val="0"/>
          <w:divBdr>
            <w:top w:val="none" w:sz="0" w:space="0" w:color="auto"/>
            <w:left w:val="none" w:sz="0" w:space="0" w:color="auto"/>
            <w:bottom w:val="none" w:sz="0" w:space="0" w:color="auto"/>
            <w:right w:val="none" w:sz="0" w:space="0" w:color="auto"/>
          </w:divBdr>
        </w:div>
        <w:div w:id="434327055">
          <w:marLeft w:val="640"/>
          <w:marRight w:val="0"/>
          <w:marTop w:val="0"/>
          <w:marBottom w:val="0"/>
          <w:divBdr>
            <w:top w:val="none" w:sz="0" w:space="0" w:color="auto"/>
            <w:left w:val="none" w:sz="0" w:space="0" w:color="auto"/>
            <w:bottom w:val="none" w:sz="0" w:space="0" w:color="auto"/>
            <w:right w:val="none" w:sz="0" w:space="0" w:color="auto"/>
          </w:divBdr>
        </w:div>
      </w:divsChild>
    </w:div>
    <w:div w:id="862283757">
      <w:bodyDiv w:val="1"/>
      <w:marLeft w:val="0"/>
      <w:marRight w:val="0"/>
      <w:marTop w:val="0"/>
      <w:marBottom w:val="0"/>
      <w:divBdr>
        <w:top w:val="none" w:sz="0" w:space="0" w:color="auto"/>
        <w:left w:val="none" w:sz="0" w:space="0" w:color="auto"/>
        <w:bottom w:val="none" w:sz="0" w:space="0" w:color="auto"/>
        <w:right w:val="none" w:sz="0" w:space="0" w:color="auto"/>
      </w:divBdr>
    </w:div>
    <w:div w:id="879828531">
      <w:bodyDiv w:val="1"/>
      <w:marLeft w:val="0"/>
      <w:marRight w:val="0"/>
      <w:marTop w:val="0"/>
      <w:marBottom w:val="0"/>
      <w:divBdr>
        <w:top w:val="none" w:sz="0" w:space="0" w:color="auto"/>
        <w:left w:val="none" w:sz="0" w:space="0" w:color="auto"/>
        <w:bottom w:val="none" w:sz="0" w:space="0" w:color="auto"/>
        <w:right w:val="none" w:sz="0" w:space="0" w:color="auto"/>
      </w:divBdr>
      <w:divsChild>
        <w:div w:id="554631489">
          <w:marLeft w:val="0"/>
          <w:marRight w:val="0"/>
          <w:marTop w:val="0"/>
          <w:marBottom w:val="0"/>
          <w:divBdr>
            <w:top w:val="none" w:sz="0" w:space="0" w:color="auto"/>
            <w:left w:val="none" w:sz="0" w:space="0" w:color="auto"/>
            <w:bottom w:val="none" w:sz="0" w:space="0" w:color="auto"/>
            <w:right w:val="none" w:sz="0" w:space="0" w:color="auto"/>
          </w:divBdr>
          <w:divsChild>
            <w:div w:id="2038433686">
              <w:marLeft w:val="0"/>
              <w:marRight w:val="0"/>
              <w:marTop w:val="0"/>
              <w:marBottom w:val="0"/>
              <w:divBdr>
                <w:top w:val="none" w:sz="0" w:space="0" w:color="auto"/>
                <w:left w:val="none" w:sz="0" w:space="0" w:color="auto"/>
                <w:bottom w:val="none" w:sz="0" w:space="0" w:color="auto"/>
                <w:right w:val="none" w:sz="0" w:space="0" w:color="auto"/>
              </w:divBdr>
            </w:div>
            <w:div w:id="273251027">
              <w:marLeft w:val="0"/>
              <w:marRight w:val="0"/>
              <w:marTop w:val="0"/>
              <w:marBottom w:val="0"/>
              <w:divBdr>
                <w:top w:val="none" w:sz="0" w:space="0" w:color="auto"/>
                <w:left w:val="none" w:sz="0" w:space="0" w:color="auto"/>
                <w:bottom w:val="none" w:sz="0" w:space="0" w:color="auto"/>
                <w:right w:val="none" w:sz="0" w:space="0" w:color="auto"/>
              </w:divBdr>
              <w:divsChild>
                <w:div w:id="1163350399">
                  <w:marLeft w:val="0"/>
                  <w:marRight w:val="0"/>
                  <w:marTop w:val="0"/>
                  <w:marBottom w:val="0"/>
                  <w:divBdr>
                    <w:top w:val="none" w:sz="0" w:space="0" w:color="auto"/>
                    <w:left w:val="none" w:sz="0" w:space="0" w:color="auto"/>
                    <w:bottom w:val="none" w:sz="0" w:space="0" w:color="auto"/>
                    <w:right w:val="none" w:sz="0" w:space="0" w:color="auto"/>
                  </w:divBdr>
                  <w:divsChild>
                    <w:div w:id="1150753514">
                      <w:marLeft w:val="0"/>
                      <w:marRight w:val="0"/>
                      <w:marTop w:val="0"/>
                      <w:marBottom w:val="0"/>
                      <w:divBdr>
                        <w:top w:val="none" w:sz="0" w:space="0" w:color="auto"/>
                        <w:left w:val="none" w:sz="0" w:space="0" w:color="auto"/>
                        <w:bottom w:val="none" w:sz="0" w:space="0" w:color="auto"/>
                        <w:right w:val="none" w:sz="0" w:space="0" w:color="auto"/>
                      </w:divBdr>
                      <w:divsChild>
                        <w:div w:id="666446005">
                          <w:marLeft w:val="0"/>
                          <w:marRight w:val="0"/>
                          <w:marTop w:val="0"/>
                          <w:marBottom w:val="0"/>
                          <w:divBdr>
                            <w:top w:val="none" w:sz="0" w:space="0" w:color="auto"/>
                            <w:left w:val="none" w:sz="0" w:space="0" w:color="auto"/>
                            <w:bottom w:val="none" w:sz="0" w:space="0" w:color="auto"/>
                            <w:right w:val="none" w:sz="0" w:space="0" w:color="auto"/>
                          </w:divBdr>
                          <w:divsChild>
                            <w:div w:id="80613743">
                              <w:marLeft w:val="0"/>
                              <w:marRight w:val="0"/>
                              <w:marTop w:val="0"/>
                              <w:marBottom w:val="0"/>
                              <w:divBdr>
                                <w:top w:val="none" w:sz="0" w:space="0" w:color="auto"/>
                                <w:left w:val="none" w:sz="0" w:space="0" w:color="auto"/>
                                <w:bottom w:val="none" w:sz="0" w:space="0" w:color="auto"/>
                                <w:right w:val="none" w:sz="0" w:space="0" w:color="auto"/>
                              </w:divBdr>
                            </w:div>
                            <w:div w:id="1659964598">
                              <w:marLeft w:val="0"/>
                              <w:marRight w:val="0"/>
                              <w:marTop w:val="0"/>
                              <w:marBottom w:val="0"/>
                              <w:divBdr>
                                <w:top w:val="none" w:sz="0" w:space="0" w:color="auto"/>
                                <w:left w:val="none" w:sz="0" w:space="0" w:color="auto"/>
                                <w:bottom w:val="none" w:sz="0" w:space="0" w:color="auto"/>
                                <w:right w:val="none" w:sz="0" w:space="0" w:color="auto"/>
                              </w:divBdr>
                            </w:div>
                            <w:div w:id="908807439">
                              <w:marLeft w:val="0"/>
                              <w:marRight w:val="0"/>
                              <w:marTop w:val="0"/>
                              <w:marBottom w:val="0"/>
                              <w:divBdr>
                                <w:top w:val="none" w:sz="0" w:space="0" w:color="auto"/>
                                <w:left w:val="none" w:sz="0" w:space="0" w:color="auto"/>
                                <w:bottom w:val="none" w:sz="0" w:space="0" w:color="auto"/>
                                <w:right w:val="none" w:sz="0" w:space="0" w:color="auto"/>
                              </w:divBdr>
                            </w:div>
                            <w:div w:id="143262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44849">
                      <w:marLeft w:val="0"/>
                      <w:marRight w:val="0"/>
                      <w:marTop w:val="0"/>
                      <w:marBottom w:val="0"/>
                      <w:divBdr>
                        <w:top w:val="none" w:sz="0" w:space="0" w:color="auto"/>
                        <w:left w:val="none" w:sz="0" w:space="0" w:color="auto"/>
                        <w:bottom w:val="none" w:sz="0" w:space="0" w:color="auto"/>
                        <w:right w:val="none" w:sz="0" w:space="0" w:color="auto"/>
                      </w:divBdr>
                      <w:divsChild>
                        <w:div w:id="419639812">
                          <w:marLeft w:val="0"/>
                          <w:marRight w:val="0"/>
                          <w:marTop w:val="0"/>
                          <w:marBottom w:val="540"/>
                          <w:divBdr>
                            <w:top w:val="none" w:sz="0" w:space="0" w:color="auto"/>
                            <w:left w:val="none" w:sz="0" w:space="0" w:color="auto"/>
                            <w:bottom w:val="none" w:sz="0" w:space="0" w:color="auto"/>
                            <w:right w:val="none" w:sz="0" w:space="0" w:color="auto"/>
                          </w:divBdr>
                          <w:divsChild>
                            <w:div w:id="285280717">
                              <w:marLeft w:val="0"/>
                              <w:marRight w:val="0"/>
                              <w:marTop w:val="0"/>
                              <w:marBottom w:val="0"/>
                              <w:divBdr>
                                <w:top w:val="none" w:sz="0" w:space="0" w:color="auto"/>
                                <w:left w:val="none" w:sz="0" w:space="0" w:color="auto"/>
                                <w:bottom w:val="none" w:sz="0" w:space="0" w:color="auto"/>
                                <w:right w:val="none" w:sz="0" w:space="0" w:color="auto"/>
                              </w:divBdr>
                              <w:divsChild>
                                <w:div w:id="1503736079">
                                  <w:marLeft w:val="0"/>
                                  <w:marRight w:val="0"/>
                                  <w:marTop w:val="0"/>
                                  <w:marBottom w:val="0"/>
                                  <w:divBdr>
                                    <w:top w:val="none" w:sz="0" w:space="0" w:color="auto"/>
                                    <w:left w:val="none" w:sz="0" w:space="0" w:color="auto"/>
                                    <w:bottom w:val="none" w:sz="0" w:space="0" w:color="auto"/>
                                    <w:right w:val="none" w:sz="0" w:space="0" w:color="auto"/>
                                  </w:divBdr>
                                  <w:divsChild>
                                    <w:div w:id="599532961">
                                      <w:marLeft w:val="0"/>
                                      <w:marRight w:val="0"/>
                                      <w:marTop w:val="0"/>
                                      <w:marBottom w:val="0"/>
                                      <w:divBdr>
                                        <w:top w:val="none" w:sz="0" w:space="0" w:color="auto"/>
                                        <w:left w:val="none" w:sz="0" w:space="0" w:color="auto"/>
                                        <w:bottom w:val="none" w:sz="0" w:space="0" w:color="auto"/>
                                        <w:right w:val="none" w:sz="0" w:space="0" w:color="auto"/>
                                      </w:divBdr>
                                    </w:div>
                                    <w:div w:id="730733430">
                                      <w:marLeft w:val="0"/>
                                      <w:marRight w:val="0"/>
                                      <w:marTop w:val="0"/>
                                      <w:marBottom w:val="0"/>
                                      <w:divBdr>
                                        <w:top w:val="none" w:sz="0" w:space="0" w:color="auto"/>
                                        <w:left w:val="none" w:sz="0" w:space="0" w:color="auto"/>
                                        <w:bottom w:val="none" w:sz="0" w:space="0" w:color="auto"/>
                                        <w:right w:val="none" w:sz="0" w:space="0" w:color="auto"/>
                                      </w:divBdr>
                                    </w:div>
                                    <w:div w:id="515702945">
                                      <w:marLeft w:val="0"/>
                                      <w:marRight w:val="0"/>
                                      <w:marTop w:val="0"/>
                                      <w:marBottom w:val="0"/>
                                      <w:divBdr>
                                        <w:top w:val="none" w:sz="0" w:space="0" w:color="auto"/>
                                        <w:left w:val="none" w:sz="0" w:space="0" w:color="auto"/>
                                        <w:bottom w:val="none" w:sz="0" w:space="0" w:color="auto"/>
                                        <w:right w:val="none" w:sz="0" w:space="0" w:color="auto"/>
                                      </w:divBdr>
                                    </w:div>
                                    <w:div w:id="586381123">
                                      <w:marLeft w:val="0"/>
                                      <w:marRight w:val="0"/>
                                      <w:marTop w:val="0"/>
                                      <w:marBottom w:val="0"/>
                                      <w:divBdr>
                                        <w:top w:val="none" w:sz="0" w:space="0" w:color="auto"/>
                                        <w:left w:val="none" w:sz="0" w:space="0" w:color="auto"/>
                                        <w:bottom w:val="none" w:sz="0" w:space="0" w:color="auto"/>
                                        <w:right w:val="none" w:sz="0" w:space="0" w:color="auto"/>
                                      </w:divBdr>
                                    </w:div>
                                    <w:div w:id="65960367">
                                      <w:marLeft w:val="0"/>
                                      <w:marRight w:val="0"/>
                                      <w:marTop w:val="0"/>
                                      <w:marBottom w:val="0"/>
                                      <w:divBdr>
                                        <w:top w:val="none" w:sz="0" w:space="0" w:color="auto"/>
                                        <w:left w:val="none" w:sz="0" w:space="0" w:color="auto"/>
                                        <w:bottom w:val="none" w:sz="0" w:space="0" w:color="auto"/>
                                        <w:right w:val="none" w:sz="0" w:space="0" w:color="auto"/>
                                      </w:divBdr>
                                    </w:div>
                                    <w:div w:id="1562056281">
                                      <w:marLeft w:val="0"/>
                                      <w:marRight w:val="0"/>
                                      <w:marTop w:val="0"/>
                                      <w:marBottom w:val="0"/>
                                      <w:divBdr>
                                        <w:top w:val="none" w:sz="0" w:space="0" w:color="auto"/>
                                        <w:left w:val="none" w:sz="0" w:space="0" w:color="auto"/>
                                        <w:bottom w:val="none" w:sz="0" w:space="0" w:color="auto"/>
                                        <w:right w:val="none" w:sz="0" w:space="0" w:color="auto"/>
                                      </w:divBdr>
                                    </w:div>
                                    <w:div w:id="1848203737">
                                      <w:marLeft w:val="0"/>
                                      <w:marRight w:val="0"/>
                                      <w:marTop w:val="0"/>
                                      <w:marBottom w:val="0"/>
                                      <w:divBdr>
                                        <w:top w:val="none" w:sz="0" w:space="0" w:color="auto"/>
                                        <w:left w:val="none" w:sz="0" w:space="0" w:color="auto"/>
                                        <w:bottom w:val="none" w:sz="0" w:space="0" w:color="auto"/>
                                        <w:right w:val="none" w:sz="0" w:space="0" w:color="auto"/>
                                      </w:divBdr>
                                    </w:div>
                                    <w:div w:id="44571107">
                                      <w:marLeft w:val="0"/>
                                      <w:marRight w:val="0"/>
                                      <w:marTop w:val="0"/>
                                      <w:marBottom w:val="0"/>
                                      <w:divBdr>
                                        <w:top w:val="none" w:sz="0" w:space="0" w:color="auto"/>
                                        <w:left w:val="none" w:sz="0" w:space="0" w:color="auto"/>
                                        <w:bottom w:val="none" w:sz="0" w:space="0" w:color="auto"/>
                                        <w:right w:val="none" w:sz="0" w:space="0" w:color="auto"/>
                                      </w:divBdr>
                                    </w:div>
                                    <w:div w:id="515774188">
                                      <w:marLeft w:val="0"/>
                                      <w:marRight w:val="0"/>
                                      <w:marTop w:val="0"/>
                                      <w:marBottom w:val="0"/>
                                      <w:divBdr>
                                        <w:top w:val="none" w:sz="0" w:space="0" w:color="auto"/>
                                        <w:left w:val="none" w:sz="0" w:space="0" w:color="auto"/>
                                        <w:bottom w:val="none" w:sz="0" w:space="0" w:color="auto"/>
                                        <w:right w:val="none" w:sz="0" w:space="0" w:color="auto"/>
                                      </w:divBdr>
                                    </w:div>
                                    <w:div w:id="1737168612">
                                      <w:marLeft w:val="0"/>
                                      <w:marRight w:val="0"/>
                                      <w:marTop w:val="0"/>
                                      <w:marBottom w:val="0"/>
                                      <w:divBdr>
                                        <w:top w:val="none" w:sz="0" w:space="0" w:color="auto"/>
                                        <w:left w:val="none" w:sz="0" w:space="0" w:color="auto"/>
                                        <w:bottom w:val="none" w:sz="0" w:space="0" w:color="auto"/>
                                        <w:right w:val="none" w:sz="0" w:space="0" w:color="auto"/>
                                      </w:divBdr>
                                    </w:div>
                                    <w:div w:id="120744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73937">
                      <w:marLeft w:val="0"/>
                      <w:marRight w:val="0"/>
                      <w:marTop w:val="0"/>
                      <w:marBottom w:val="270"/>
                      <w:divBdr>
                        <w:top w:val="single" w:sz="6" w:space="0" w:color="C0C0C0"/>
                        <w:left w:val="single" w:sz="6" w:space="0" w:color="C0C0C0"/>
                        <w:bottom w:val="single" w:sz="6" w:space="0" w:color="C0C0C0"/>
                        <w:right w:val="single" w:sz="6" w:space="0" w:color="C0C0C0"/>
                      </w:divBdr>
                    </w:div>
                    <w:div w:id="214211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762603">
      <w:bodyDiv w:val="1"/>
      <w:marLeft w:val="0"/>
      <w:marRight w:val="0"/>
      <w:marTop w:val="0"/>
      <w:marBottom w:val="0"/>
      <w:divBdr>
        <w:top w:val="none" w:sz="0" w:space="0" w:color="auto"/>
        <w:left w:val="none" w:sz="0" w:space="0" w:color="auto"/>
        <w:bottom w:val="none" w:sz="0" w:space="0" w:color="auto"/>
        <w:right w:val="none" w:sz="0" w:space="0" w:color="auto"/>
      </w:divBdr>
      <w:divsChild>
        <w:div w:id="759564571">
          <w:marLeft w:val="640"/>
          <w:marRight w:val="0"/>
          <w:marTop w:val="0"/>
          <w:marBottom w:val="0"/>
          <w:divBdr>
            <w:top w:val="none" w:sz="0" w:space="0" w:color="auto"/>
            <w:left w:val="none" w:sz="0" w:space="0" w:color="auto"/>
            <w:bottom w:val="none" w:sz="0" w:space="0" w:color="auto"/>
            <w:right w:val="none" w:sz="0" w:space="0" w:color="auto"/>
          </w:divBdr>
        </w:div>
        <w:div w:id="646596805">
          <w:marLeft w:val="640"/>
          <w:marRight w:val="0"/>
          <w:marTop w:val="0"/>
          <w:marBottom w:val="0"/>
          <w:divBdr>
            <w:top w:val="none" w:sz="0" w:space="0" w:color="auto"/>
            <w:left w:val="none" w:sz="0" w:space="0" w:color="auto"/>
            <w:bottom w:val="none" w:sz="0" w:space="0" w:color="auto"/>
            <w:right w:val="none" w:sz="0" w:space="0" w:color="auto"/>
          </w:divBdr>
        </w:div>
        <w:div w:id="2000112094">
          <w:marLeft w:val="640"/>
          <w:marRight w:val="0"/>
          <w:marTop w:val="0"/>
          <w:marBottom w:val="0"/>
          <w:divBdr>
            <w:top w:val="none" w:sz="0" w:space="0" w:color="auto"/>
            <w:left w:val="none" w:sz="0" w:space="0" w:color="auto"/>
            <w:bottom w:val="none" w:sz="0" w:space="0" w:color="auto"/>
            <w:right w:val="none" w:sz="0" w:space="0" w:color="auto"/>
          </w:divBdr>
        </w:div>
        <w:div w:id="1099521900">
          <w:marLeft w:val="640"/>
          <w:marRight w:val="0"/>
          <w:marTop w:val="0"/>
          <w:marBottom w:val="0"/>
          <w:divBdr>
            <w:top w:val="none" w:sz="0" w:space="0" w:color="auto"/>
            <w:left w:val="none" w:sz="0" w:space="0" w:color="auto"/>
            <w:bottom w:val="none" w:sz="0" w:space="0" w:color="auto"/>
            <w:right w:val="none" w:sz="0" w:space="0" w:color="auto"/>
          </w:divBdr>
        </w:div>
        <w:div w:id="1249801831">
          <w:marLeft w:val="640"/>
          <w:marRight w:val="0"/>
          <w:marTop w:val="0"/>
          <w:marBottom w:val="0"/>
          <w:divBdr>
            <w:top w:val="none" w:sz="0" w:space="0" w:color="auto"/>
            <w:left w:val="none" w:sz="0" w:space="0" w:color="auto"/>
            <w:bottom w:val="none" w:sz="0" w:space="0" w:color="auto"/>
            <w:right w:val="none" w:sz="0" w:space="0" w:color="auto"/>
          </w:divBdr>
        </w:div>
        <w:div w:id="1958675214">
          <w:marLeft w:val="640"/>
          <w:marRight w:val="0"/>
          <w:marTop w:val="0"/>
          <w:marBottom w:val="0"/>
          <w:divBdr>
            <w:top w:val="none" w:sz="0" w:space="0" w:color="auto"/>
            <w:left w:val="none" w:sz="0" w:space="0" w:color="auto"/>
            <w:bottom w:val="none" w:sz="0" w:space="0" w:color="auto"/>
            <w:right w:val="none" w:sz="0" w:space="0" w:color="auto"/>
          </w:divBdr>
        </w:div>
        <w:div w:id="1375807981">
          <w:marLeft w:val="640"/>
          <w:marRight w:val="0"/>
          <w:marTop w:val="0"/>
          <w:marBottom w:val="0"/>
          <w:divBdr>
            <w:top w:val="none" w:sz="0" w:space="0" w:color="auto"/>
            <w:left w:val="none" w:sz="0" w:space="0" w:color="auto"/>
            <w:bottom w:val="none" w:sz="0" w:space="0" w:color="auto"/>
            <w:right w:val="none" w:sz="0" w:space="0" w:color="auto"/>
          </w:divBdr>
        </w:div>
        <w:div w:id="56587794">
          <w:marLeft w:val="640"/>
          <w:marRight w:val="0"/>
          <w:marTop w:val="0"/>
          <w:marBottom w:val="0"/>
          <w:divBdr>
            <w:top w:val="none" w:sz="0" w:space="0" w:color="auto"/>
            <w:left w:val="none" w:sz="0" w:space="0" w:color="auto"/>
            <w:bottom w:val="none" w:sz="0" w:space="0" w:color="auto"/>
            <w:right w:val="none" w:sz="0" w:space="0" w:color="auto"/>
          </w:divBdr>
        </w:div>
        <w:div w:id="997998809">
          <w:marLeft w:val="640"/>
          <w:marRight w:val="0"/>
          <w:marTop w:val="0"/>
          <w:marBottom w:val="0"/>
          <w:divBdr>
            <w:top w:val="none" w:sz="0" w:space="0" w:color="auto"/>
            <w:left w:val="none" w:sz="0" w:space="0" w:color="auto"/>
            <w:bottom w:val="none" w:sz="0" w:space="0" w:color="auto"/>
            <w:right w:val="none" w:sz="0" w:space="0" w:color="auto"/>
          </w:divBdr>
        </w:div>
      </w:divsChild>
    </w:div>
    <w:div w:id="951473289">
      <w:bodyDiv w:val="1"/>
      <w:marLeft w:val="0"/>
      <w:marRight w:val="0"/>
      <w:marTop w:val="0"/>
      <w:marBottom w:val="0"/>
      <w:divBdr>
        <w:top w:val="none" w:sz="0" w:space="0" w:color="auto"/>
        <w:left w:val="none" w:sz="0" w:space="0" w:color="auto"/>
        <w:bottom w:val="none" w:sz="0" w:space="0" w:color="auto"/>
        <w:right w:val="none" w:sz="0" w:space="0" w:color="auto"/>
      </w:divBdr>
      <w:divsChild>
        <w:div w:id="627589426">
          <w:marLeft w:val="640"/>
          <w:marRight w:val="0"/>
          <w:marTop w:val="0"/>
          <w:marBottom w:val="0"/>
          <w:divBdr>
            <w:top w:val="none" w:sz="0" w:space="0" w:color="auto"/>
            <w:left w:val="none" w:sz="0" w:space="0" w:color="auto"/>
            <w:bottom w:val="none" w:sz="0" w:space="0" w:color="auto"/>
            <w:right w:val="none" w:sz="0" w:space="0" w:color="auto"/>
          </w:divBdr>
        </w:div>
        <w:div w:id="848057516">
          <w:marLeft w:val="640"/>
          <w:marRight w:val="0"/>
          <w:marTop w:val="0"/>
          <w:marBottom w:val="0"/>
          <w:divBdr>
            <w:top w:val="none" w:sz="0" w:space="0" w:color="auto"/>
            <w:left w:val="none" w:sz="0" w:space="0" w:color="auto"/>
            <w:bottom w:val="none" w:sz="0" w:space="0" w:color="auto"/>
            <w:right w:val="none" w:sz="0" w:space="0" w:color="auto"/>
          </w:divBdr>
        </w:div>
        <w:div w:id="1787774379">
          <w:marLeft w:val="640"/>
          <w:marRight w:val="0"/>
          <w:marTop w:val="0"/>
          <w:marBottom w:val="0"/>
          <w:divBdr>
            <w:top w:val="none" w:sz="0" w:space="0" w:color="auto"/>
            <w:left w:val="none" w:sz="0" w:space="0" w:color="auto"/>
            <w:bottom w:val="none" w:sz="0" w:space="0" w:color="auto"/>
            <w:right w:val="none" w:sz="0" w:space="0" w:color="auto"/>
          </w:divBdr>
        </w:div>
        <w:div w:id="1206067771">
          <w:marLeft w:val="640"/>
          <w:marRight w:val="0"/>
          <w:marTop w:val="0"/>
          <w:marBottom w:val="0"/>
          <w:divBdr>
            <w:top w:val="none" w:sz="0" w:space="0" w:color="auto"/>
            <w:left w:val="none" w:sz="0" w:space="0" w:color="auto"/>
            <w:bottom w:val="none" w:sz="0" w:space="0" w:color="auto"/>
            <w:right w:val="none" w:sz="0" w:space="0" w:color="auto"/>
          </w:divBdr>
        </w:div>
        <w:div w:id="1907639641">
          <w:marLeft w:val="640"/>
          <w:marRight w:val="0"/>
          <w:marTop w:val="0"/>
          <w:marBottom w:val="0"/>
          <w:divBdr>
            <w:top w:val="none" w:sz="0" w:space="0" w:color="auto"/>
            <w:left w:val="none" w:sz="0" w:space="0" w:color="auto"/>
            <w:bottom w:val="none" w:sz="0" w:space="0" w:color="auto"/>
            <w:right w:val="none" w:sz="0" w:space="0" w:color="auto"/>
          </w:divBdr>
        </w:div>
        <w:div w:id="1641421327">
          <w:marLeft w:val="640"/>
          <w:marRight w:val="0"/>
          <w:marTop w:val="0"/>
          <w:marBottom w:val="0"/>
          <w:divBdr>
            <w:top w:val="none" w:sz="0" w:space="0" w:color="auto"/>
            <w:left w:val="none" w:sz="0" w:space="0" w:color="auto"/>
            <w:bottom w:val="none" w:sz="0" w:space="0" w:color="auto"/>
            <w:right w:val="none" w:sz="0" w:space="0" w:color="auto"/>
          </w:divBdr>
        </w:div>
        <w:div w:id="1117871977">
          <w:marLeft w:val="640"/>
          <w:marRight w:val="0"/>
          <w:marTop w:val="0"/>
          <w:marBottom w:val="0"/>
          <w:divBdr>
            <w:top w:val="none" w:sz="0" w:space="0" w:color="auto"/>
            <w:left w:val="none" w:sz="0" w:space="0" w:color="auto"/>
            <w:bottom w:val="none" w:sz="0" w:space="0" w:color="auto"/>
            <w:right w:val="none" w:sz="0" w:space="0" w:color="auto"/>
          </w:divBdr>
        </w:div>
        <w:div w:id="1041246420">
          <w:marLeft w:val="640"/>
          <w:marRight w:val="0"/>
          <w:marTop w:val="0"/>
          <w:marBottom w:val="0"/>
          <w:divBdr>
            <w:top w:val="none" w:sz="0" w:space="0" w:color="auto"/>
            <w:left w:val="none" w:sz="0" w:space="0" w:color="auto"/>
            <w:bottom w:val="none" w:sz="0" w:space="0" w:color="auto"/>
            <w:right w:val="none" w:sz="0" w:space="0" w:color="auto"/>
          </w:divBdr>
        </w:div>
      </w:divsChild>
    </w:div>
    <w:div w:id="978923495">
      <w:bodyDiv w:val="1"/>
      <w:marLeft w:val="0"/>
      <w:marRight w:val="0"/>
      <w:marTop w:val="0"/>
      <w:marBottom w:val="0"/>
      <w:divBdr>
        <w:top w:val="none" w:sz="0" w:space="0" w:color="auto"/>
        <w:left w:val="none" w:sz="0" w:space="0" w:color="auto"/>
        <w:bottom w:val="none" w:sz="0" w:space="0" w:color="auto"/>
        <w:right w:val="none" w:sz="0" w:space="0" w:color="auto"/>
      </w:divBdr>
    </w:div>
    <w:div w:id="1083257807">
      <w:bodyDiv w:val="1"/>
      <w:marLeft w:val="0"/>
      <w:marRight w:val="0"/>
      <w:marTop w:val="0"/>
      <w:marBottom w:val="0"/>
      <w:divBdr>
        <w:top w:val="none" w:sz="0" w:space="0" w:color="auto"/>
        <w:left w:val="none" w:sz="0" w:space="0" w:color="auto"/>
        <w:bottom w:val="none" w:sz="0" w:space="0" w:color="auto"/>
        <w:right w:val="none" w:sz="0" w:space="0" w:color="auto"/>
      </w:divBdr>
    </w:div>
    <w:div w:id="1142844155">
      <w:bodyDiv w:val="1"/>
      <w:marLeft w:val="0"/>
      <w:marRight w:val="0"/>
      <w:marTop w:val="0"/>
      <w:marBottom w:val="0"/>
      <w:divBdr>
        <w:top w:val="none" w:sz="0" w:space="0" w:color="auto"/>
        <w:left w:val="none" w:sz="0" w:space="0" w:color="auto"/>
        <w:bottom w:val="none" w:sz="0" w:space="0" w:color="auto"/>
        <w:right w:val="none" w:sz="0" w:space="0" w:color="auto"/>
      </w:divBdr>
      <w:divsChild>
        <w:div w:id="1044643878">
          <w:marLeft w:val="640"/>
          <w:marRight w:val="0"/>
          <w:marTop w:val="0"/>
          <w:marBottom w:val="0"/>
          <w:divBdr>
            <w:top w:val="none" w:sz="0" w:space="0" w:color="auto"/>
            <w:left w:val="none" w:sz="0" w:space="0" w:color="auto"/>
            <w:bottom w:val="none" w:sz="0" w:space="0" w:color="auto"/>
            <w:right w:val="none" w:sz="0" w:space="0" w:color="auto"/>
          </w:divBdr>
        </w:div>
        <w:div w:id="309410301">
          <w:marLeft w:val="640"/>
          <w:marRight w:val="0"/>
          <w:marTop w:val="0"/>
          <w:marBottom w:val="0"/>
          <w:divBdr>
            <w:top w:val="none" w:sz="0" w:space="0" w:color="auto"/>
            <w:left w:val="none" w:sz="0" w:space="0" w:color="auto"/>
            <w:bottom w:val="none" w:sz="0" w:space="0" w:color="auto"/>
            <w:right w:val="none" w:sz="0" w:space="0" w:color="auto"/>
          </w:divBdr>
        </w:div>
        <w:div w:id="1558281035">
          <w:marLeft w:val="640"/>
          <w:marRight w:val="0"/>
          <w:marTop w:val="0"/>
          <w:marBottom w:val="0"/>
          <w:divBdr>
            <w:top w:val="none" w:sz="0" w:space="0" w:color="auto"/>
            <w:left w:val="none" w:sz="0" w:space="0" w:color="auto"/>
            <w:bottom w:val="none" w:sz="0" w:space="0" w:color="auto"/>
            <w:right w:val="none" w:sz="0" w:space="0" w:color="auto"/>
          </w:divBdr>
        </w:div>
        <w:div w:id="1364478455">
          <w:marLeft w:val="640"/>
          <w:marRight w:val="0"/>
          <w:marTop w:val="0"/>
          <w:marBottom w:val="0"/>
          <w:divBdr>
            <w:top w:val="none" w:sz="0" w:space="0" w:color="auto"/>
            <w:left w:val="none" w:sz="0" w:space="0" w:color="auto"/>
            <w:bottom w:val="none" w:sz="0" w:space="0" w:color="auto"/>
            <w:right w:val="none" w:sz="0" w:space="0" w:color="auto"/>
          </w:divBdr>
        </w:div>
        <w:div w:id="1586842916">
          <w:marLeft w:val="640"/>
          <w:marRight w:val="0"/>
          <w:marTop w:val="0"/>
          <w:marBottom w:val="0"/>
          <w:divBdr>
            <w:top w:val="none" w:sz="0" w:space="0" w:color="auto"/>
            <w:left w:val="none" w:sz="0" w:space="0" w:color="auto"/>
            <w:bottom w:val="none" w:sz="0" w:space="0" w:color="auto"/>
            <w:right w:val="none" w:sz="0" w:space="0" w:color="auto"/>
          </w:divBdr>
        </w:div>
        <w:div w:id="786503602">
          <w:marLeft w:val="640"/>
          <w:marRight w:val="0"/>
          <w:marTop w:val="0"/>
          <w:marBottom w:val="0"/>
          <w:divBdr>
            <w:top w:val="none" w:sz="0" w:space="0" w:color="auto"/>
            <w:left w:val="none" w:sz="0" w:space="0" w:color="auto"/>
            <w:bottom w:val="none" w:sz="0" w:space="0" w:color="auto"/>
            <w:right w:val="none" w:sz="0" w:space="0" w:color="auto"/>
          </w:divBdr>
        </w:div>
        <w:div w:id="2086998587">
          <w:marLeft w:val="640"/>
          <w:marRight w:val="0"/>
          <w:marTop w:val="0"/>
          <w:marBottom w:val="0"/>
          <w:divBdr>
            <w:top w:val="none" w:sz="0" w:space="0" w:color="auto"/>
            <w:left w:val="none" w:sz="0" w:space="0" w:color="auto"/>
            <w:bottom w:val="none" w:sz="0" w:space="0" w:color="auto"/>
            <w:right w:val="none" w:sz="0" w:space="0" w:color="auto"/>
          </w:divBdr>
        </w:div>
        <w:div w:id="2140029218">
          <w:marLeft w:val="640"/>
          <w:marRight w:val="0"/>
          <w:marTop w:val="0"/>
          <w:marBottom w:val="0"/>
          <w:divBdr>
            <w:top w:val="none" w:sz="0" w:space="0" w:color="auto"/>
            <w:left w:val="none" w:sz="0" w:space="0" w:color="auto"/>
            <w:bottom w:val="none" w:sz="0" w:space="0" w:color="auto"/>
            <w:right w:val="none" w:sz="0" w:space="0" w:color="auto"/>
          </w:divBdr>
        </w:div>
        <w:div w:id="1903710666">
          <w:marLeft w:val="640"/>
          <w:marRight w:val="0"/>
          <w:marTop w:val="0"/>
          <w:marBottom w:val="0"/>
          <w:divBdr>
            <w:top w:val="none" w:sz="0" w:space="0" w:color="auto"/>
            <w:left w:val="none" w:sz="0" w:space="0" w:color="auto"/>
            <w:bottom w:val="none" w:sz="0" w:space="0" w:color="auto"/>
            <w:right w:val="none" w:sz="0" w:space="0" w:color="auto"/>
          </w:divBdr>
        </w:div>
        <w:div w:id="243609220">
          <w:marLeft w:val="640"/>
          <w:marRight w:val="0"/>
          <w:marTop w:val="0"/>
          <w:marBottom w:val="0"/>
          <w:divBdr>
            <w:top w:val="none" w:sz="0" w:space="0" w:color="auto"/>
            <w:left w:val="none" w:sz="0" w:space="0" w:color="auto"/>
            <w:bottom w:val="none" w:sz="0" w:space="0" w:color="auto"/>
            <w:right w:val="none" w:sz="0" w:space="0" w:color="auto"/>
          </w:divBdr>
        </w:div>
        <w:div w:id="1831754728">
          <w:marLeft w:val="640"/>
          <w:marRight w:val="0"/>
          <w:marTop w:val="0"/>
          <w:marBottom w:val="0"/>
          <w:divBdr>
            <w:top w:val="none" w:sz="0" w:space="0" w:color="auto"/>
            <w:left w:val="none" w:sz="0" w:space="0" w:color="auto"/>
            <w:bottom w:val="none" w:sz="0" w:space="0" w:color="auto"/>
            <w:right w:val="none" w:sz="0" w:space="0" w:color="auto"/>
          </w:divBdr>
        </w:div>
        <w:div w:id="341670136">
          <w:marLeft w:val="640"/>
          <w:marRight w:val="0"/>
          <w:marTop w:val="0"/>
          <w:marBottom w:val="0"/>
          <w:divBdr>
            <w:top w:val="none" w:sz="0" w:space="0" w:color="auto"/>
            <w:left w:val="none" w:sz="0" w:space="0" w:color="auto"/>
            <w:bottom w:val="none" w:sz="0" w:space="0" w:color="auto"/>
            <w:right w:val="none" w:sz="0" w:space="0" w:color="auto"/>
          </w:divBdr>
        </w:div>
      </w:divsChild>
    </w:div>
    <w:div w:id="1216818270">
      <w:bodyDiv w:val="1"/>
      <w:marLeft w:val="0"/>
      <w:marRight w:val="0"/>
      <w:marTop w:val="0"/>
      <w:marBottom w:val="0"/>
      <w:divBdr>
        <w:top w:val="none" w:sz="0" w:space="0" w:color="auto"/>
        <w:left w:val="none" w:sz="0" w:space="0" w:color="auto"/>
        <w:bottom w:val="none" w:sz="0" w:space="0" w:color="auto"/>
        <w:right w:val="none" w:sz="0" w:space="0" w:color="auto"/>
      </w:divBdr>
      <w:divsChild>
        <w:div w:id="367486562">
          <w:marLeft w:val="640"/>
          <w:marRight w:val="0"/>
          <w:marTop w:val="0"/>
          <w:marBottom w:val="0"/>
          <w:divBdr>
            <w:top w:val="none" w:sz="0" w:space="0" w:color="auto"/>
            <w:left w:val="none" w:sz="0" w:space="0" w:color="auto"/>
            <w:bottom w:val="none" w:sz="0" w:space="0" w:color="auto"/>
            <w:right w:val="none" w:sz="0" w:space="0" w:color="auto"/>
          </w:divBdr>
        </w:div>
        <w:div w:id="250361303">
          <w:marLeft w:val="640"/>
          <w:marRight w:val="0"/>
          <w:marTop w:val="0"/>
          <w:marBottom w:val="0"/>
          <w:divBdr>
            <w:top w:val="none" w:sz="0" w:space="0" w:color="auto"/>
            <w:left w:val="none" w:sz="0" w:space="0" w:color="auto"/>
            <w:bottom w:val="none" w:sz="0" w:space="0" w:color="auto"/>
            <w:right w:val="none" w:sz="0" w:space="0" w:color="auto"/>
          </w:divBdr>
        </w:div>
        <w:div w:id="519665177">
          <w:marLeft w:val="640"/>
          <w:marRight w:val="0"/>
          <w:marTop w:val="0"/>
          <w:marBottom w:val="0"/>
          <w:divBdr>
            <w:top w:val="none" w:sz="0" w:space="0" w:color="auto"/>
            <w:left w:val="none" w:sz="0" w:space="0" w:color="auto"/>
            <w:bottom w:val="none" w:sz="0" w:space="0" w:color="auto"/>
            <w:right w:val="none" w:sz="0" w:space="0" w:color="auto"/>
          </w:divBdr>
        </w:div>
        <w:div w:id="303586892">
          <w:marLeft w:val="640"/>
          <w:marRight w:val="0"/>
          <w:marTop w:val="0"/>
          <w:marBottom w:val="0"/>
          <w:divBdr>
            <w:top w:val="none" w:sz="0" w:space="0" w:color="auto"/>
            <w:left w:val="none" w:sz="0" w:space="0" w:color="auto"/>
            <w:bottom w:val="none" w:sz="0" w:space="0" w:color="auto"/>
            <w:right w:val="none" w:sz="0" w:space="0" w:color="auto"/>
          </w:divBdr>
        </w:div>
        <w:div w:id="1163665847">
          <w:marLeft w:val="640"/>
          <w:marRight w:val="0"/>
          <w:marTop w:val="0"/>
          <w:marBottom w:val="0"/>
          <w:divBdr>
            <w:top w:val="none" w:sz="0" w:space="0" w:color="auto"/>
            <w:left w:val="none" w:sz="0" w:space="0" w:color="auto"/>
            <w:bottom w:val="none" w:sz="0" w:space="0" w:color="auto"/>
            <w:right w:val="none" w:sz="0" w:space="0" w:color="auto"/>
          </w:divBdr>
        </w:div>
        <w:div w:id="1482162623">
          <w:marLeft w:val="640"/>
          <w:marRight w:val="0"/>
          <w:marTop w:val="0"/>
          <w:marBottom w:val="0"/>
          <w:divBdr>
            <w:top w:val="none" w:sz="0" w:space="0" w:color="auto"/>
            <w:left w:val="none" w:sz="0" w:space="0" w:color="auto"/>
            <w:bottom w:val="none" w:sz="0" w:space="0" w:color="auto"/>
            <w:right w:val="none" w:sz="0" w:space="0" w:color="auto"/>
          </w:divBdr>
        </w:div>
        <w:div w:id="1878883416">
          <w:marLeft w:val="640"/>
          <w:marRight w:val="0"/>
          <w:marTop w:val="0"/>
          <w:marBottom w:val="0"/>
          <w:divBdr>
            <w:top w:val="none" w:sz="0" w:space="0" w:color="auto"/>
            <w:left w:val="none" w:sz="0" w:space="0" w:color="auto"/>
            <w:bottom w:val="none" w:sz="0" w:space="0" w:color="auto"/>
            <w:right w:val="none" w:sz="0" w:space="0" w:color="auto"/>
          </w:divBdr>
        </w:div>
        <w:div w:id="994139731">
          <w:marLeft w:val="640"/>
          <w:marRight w:val="0"/>
          <w:marTop w:val="0"/>
          <w:marBottom w:val="0"/>
          <w:divBdr>
            <w:top w:val="none" w:sz="0" w:space="0" w:color="auto"/>
            <w:left w:val="none" w:sz="0" w:space="0" w:color="auto"/>
            <w:bottom w:val="none" w:sz="0" w:space="0" w:color="auto"/>
            <w:right w:val="none" w:sz="0" w:space="0" w:color="auto"/>
          </w:divBdr>
        </w:div>
      </w:divsChild>
    </w:div>
    <w:div w:id="1352074080">
      <w:bodyDiv w:val="1"/>
      <w:marLeft w:val="0"/>
      <w:marRight w:val="0"/>
      <w:marTop w:val="0"/>
      <w:marBottom w:val="0"/>
      <w:divBdr>
        <w:top w:val="none" w:sz="0" w:space="0" w:color="auto"/>
        <w:left w:val="none" w:sz="0" w:space="0" w:color="auto"/>
        <w:bottom w:val="none" w:sz="0" w:space="0" w:color="auto"/>
        <w:right w:val="none" w:sz="0" w:space="0" w:color="auto"/>
      </w:divBdr>
      <w:divsChild>
        <w:div w:id="1124881445">
          <w:marLeft w:val="640"/>
          <w:marRight w:val="0"/>
          <w:marTop w:val="0"/>
          <w:marBottom w:val="0"/>
          <w:divBdr>
            <w:top w:val="none" w:sz="0" w:space="0" w:color="auto"/>
            <w:left w:val="none" w:sz="0" w:space="0" w:color="auto"/>
            <w:bottom w:val="none" w:sz="0" w:space="0" w:color="auto"/>
            <w:right w:val="none" w:sz="0" w:space="0" w:color="auto"/>
          </w:divBdr>
        </w:div>
        <w:div w:id="437912671">
          <w:marLeft w:val="640"/>
          <w:marRight w:val="0"/>
          <w:marTop w:val="0"/>
          <w:marBottom w:val="0"/>
          <w:divBdr>
            <w:top w:val="none" w:sz="0" w:space="0" w:color="auto"/>
            <w:left w:val="none" w:sz="0" w:space="0" w:color="auto"/>
            <w:bottom w:val="none" w:sz="0" w:space="0" w:color="auto"/>
            <w:right w:val="none" w:sz="0" w:space="0" w:color="auto"/>
          </w:divBdr>
        </w:div>
        <w:div w:id="32577269">
          <w:marLeft w:val="640"/>
          <w:marRight w:val="0"/>
          <w:marTop w:val="0"/>
          <w:marBottom w:val="0"/>
          <w:divBdr>
            <w:top w:val="none" w:sz="0" w:space="0" w:color="auto"/>
            <w:left w:val="none" w:sz="0" w:space="0" w:color="auto"/>
            <w:bottom w:val="none" w:sz="0" w:space="0" w:color="auto"/>
            <w:right w:val="none" w:sz="0" w:space="0" w:color="auto"/>
          </w:divBdr>
        </w:div>
        <w:div w:id="1031419814">
          <w:marLeft w:val="640"/>
          <w:marRight w:val="0"/>
          <w:marTop w:val="0"/>
          <w:marBottom w:val="0"/>
          <w:divBdr>
            <w:top w:val="none" w:sz="0" w:space="0" w:color="auto"/>
            <w:left w:val="none" w:sz="0" w:space="0" w:color="auto"/>
            <w:bottom w:val="none" w:sz="0" w:space="0" w:color="auto"/>
            <w:right w:val="none" w:sz="0" w:space="0" w:color="auto"/>
          </w:divBdr>
        </w:div>
        <w:div w:id="117989633">
          <w:marLeft w:val="640"/>
          <w:marRight w:val="0"/>
          <w:marTop w:val="0"/>
          <w:marBottom w:val="0"/>
          <w:divBdr>
            <w:top w:val="none" w:sz="0" w:space="0" w:color="auto"/>
            <w:left w:val="none" w:sz="0" w:space="0" w:color="auto"/>
            <w:bottom w:val="none" w:sz="0" w:space="0" w:color="auto"/>
            <w:right w:val="none" w:sz="0" w:space="0" w:color="auto"/>
          </w:divBdr>
        </w:div>
        <w:div w:id="713194753">
          <w:marLeft w:val="640"/>
          <w:marRight w:val="0"/>
          <w:marTop w:val="0"/>
          <w:marBottom w:val="0"/>
          <w:divBdr>
            <w:top w:val="none" w:sz="0" w:space="0" w:color="auto"/>
            <w:left w:val="none" w:sz="0" w:space="0" w:color="auto"/>
            <w:bottom w:val="none" w:sz="0" w:space="0" w:color="auto"/>
            <w:right w:val="none" w:sz="0" w:space="0" w:color="auto"/>
          </w:divBdr>
        </w:div>
        <w:div w:id="42406279">
          <w:marLeft w:val="640"/>
          <w:marRight w:val="0"/>
          <w:marTop w:val="0"/>
          <w:marBottom w:val="0"/>
          <w:divBdr>
            <w:top w:val="none" w:sz="0" w:space="0" w:color="auto"/>
            <w:left w:val="none" w:sz="0" w:space="0" w:color="auto"/>
            <w:bottom w:val="none" w:sz="0" w:space="0" w:color="auto"/>
            <w:right w:val="none" w:sz="0" w:space="0" w:color="auto"/>
          </w:divBdr>
        </w:div>
        <w:div w:id="827789758">
          <w:marLeft w:val="640"/>
          <w:marRight w:val="0"/>
          <w:marTop w:val="0"/>
          <w:marBottom w:val="0"/>
          <w:divBdr>
            <w:top w:val="none" w:sz="0" w:space="0" w:color="auto"/>
            <w:left w:val="none" w:sz="0" w:space="0" w:color="auto"/>
            <w:bottom w:val="none" w:sz="0" w:space="0" w:color="auto"/>
            <w:right w:val="none" w:sz="0" w:space="0" w:color="auto"/>
          </w:divBdr>
        </w:div>
        <w:div w:id="1885486807">
          <w:marLeft w:val="640"/>
          <w:marRight w:val="0"/>
          <w:marTop w:val="0"/>
          <w:marBottom w:val="0"/>
          <w:divBdr>
            <w:top w:val="none" w:sz="0" w:space="0" w:color="auto"/>
            <w:left w:val="none" w:sz="0" w:space="0" w:color="auto"/>
            <w:bottom w:val="none" w:sz="0" w:space="0" w:color="auto"/>
            <w:right w:val="none" w:sz="0" w:space="0" w:color="auto"/>
          </w:divBdr>
        </w:div>
        <w:div w:id="843712508">
          <w:marLeft w:val="640"/>
          <w:marRight w:val="0"/>
          <w:marTop w:val="0"/>
          <w:marBottom w:val="0"/>
          <w:divBdr>
            <w:top w:val="none" w:sz="0" w:space="0" w:color="auto"/>
            <w:left w:val="none" w:sz="0" w:space="0" w:color="auto"/>
            <w:bottom w:val="none" w:sz="0" w:space="0" w:color="auto"/>
            <w:right w:val="none" w:sz="0" w:space="0" w:color="auto"/>
          </w:divBdr>
        </w:div>
      </w:divsChild>
    </w:div>
    <w:div w:id="1387413533">
      <w:bodyDiv w:val="1"/>
      <w:marLeft w:val="0"/>
      <w:marRight w:val="0"/>
      <w:marTop w:val="0"/>
      <w:marBottom w:val="0"/>
      <w:divBdr>
        <w:top w:val="none" w:sz="0" w:space="0" w:color="auto"/>
        <w:left w:val="none" w:sz="0" w:space="0" w:color="auto"/>
        <w:bottom w:val="none" w:sz="0" w:space="0" w:color="auto"/>
        <w:right w:val="none" w:sz="0" w:space="0" w:color="auto"/>
      </w:divBdr>
      <w:divsChild>
        <w:div w:id="1048841039">
          <w:marLeft w:val="640"/>
          <w:marRight w:val="0"/>
          <w:marTop w:val="0"/>
          <w:marBottom w:val="0"/>
          <w:divBdr>
            <w:top w:val="none" w:sz="0" w:space="0" w:color="auto"/>
            <w:left w:val="none" w:sz="0" w:space="0" w:color="auto"/>
            <w:bottom w:val="none" w:sz="0" w:space="0" w:color="auto"/>
            <w:right w:val="none" w:sz="0" w:space="0" w:color="auto"/>
          </w:divBdr>
        </w:div>
        <w:div w:id="1843204707">
          <w:marLeft w:val="640"/>
          <w:marRight w:val="0"/>
          <w:marTop w:val="0"/>
          <w:marBottom w:val="0"/>
          <w:divBdr>
            <w:top w:val="none" w:sz="0" w:space="0" w:color="auto"/>
            <w:left w:val="none" w:sz="0" w:space="0" w:color="auto"/>
            <w:bottom w:val="none" w:sz="0" w:space="0" w:color="auto"/>
            <w:right w:val="none" w:sz="0" w:space="0" w:color="auto"/>
          </w:divBdr>
        </w:div>
        <w:div w:id="1868518351">
          <w:marLeft w:val="640"/>
          <w:marRight w:val="0"/>
          <w:marTop w:val="0"/>
          <w:marBottom w:val="0"/>
          <w:divBdr>
            <w:top w:val="none" w:sz="0" w:space="0" w:color="auto"/>
            <w:left w:val="none" w:sz="0" w:space="0" w:color="auto"/>
            <w:bottom w:val="none" w:sz="0" w:space="0" w:color="auto"/>
            <w:right w:val="none" w:sz="0" w:space="0" w:color="auto"/>
          </w:divBdr>
        </w:div>
        <w:div w:id="316881965">
          <w:marLeft w:val="640"/>
          <w:marRight w:val="0"/>
          <w:marTop w:val="0"/>
          <w:marBottom w:val="0"/>
          <w:divBdr>
            <w:top w:val="none" w:sz="0" w:space="0" w:color="auto"/>
            <w:left w:val="none" w:sz="0" w:space="0" w:color="auto"/>
            <w:bottom w:val="none" w:sz="0" w:space="0" w:color="auto"/>
            <w:right w:val="none" w:sz="0" w:space="0" w:color="auto"/>
          </w:divBdr>
        </w:div>
        <w:div w:id="2056270633">
          <w:marLeft w:val="640"/>
          <w:marRight w:val="0"/>
          <w:marTop w:val="0"/>
          <w:marBottom w:val="0"/>
          <w:divBdr>
            <w:top w:val="none" w:sz="0" w:space="0" w:color="auto"/>
            <w:left w:val="none" w:sz="0" w:space="0" w:color="auto"/>
            <w:bottom w:val="none" w:sz="0" w:space="0" w:color="auto"/>
            <w:right w:val="none" w:sz="0" w:space="0" w:color="auto"/>
          </w:divBdr>
        </w:div>
        <w:div w:id="179049531">
          <w:marLeft w:val="640"/>
          <w:marRight w:val="0"/>
          <w:marTop w:val="0"/>
          <w:marBottom w:val="0"/>
          <w:divBdr>
            <w:top w:val="none" w:sz="0" w:space="0" w:color="auto"/>
            <w:left w:val="none" w:sz="0" w:space="0" w:color="auto"/>
            <w:bottom w:val="none" w:sz="0" w:space="0" w:color="auto"/>
            <w:right w:val="none" w:sz="0" w:space="0" w:color="auto"/>
          </w:divBdr>
        </w:div>
        <w:div w:id="1328824456">
          <w:marLeft w:val="640"/>
          <w:marRight w:val="0"/>
          <w:marTop w:val="0"/>
          <w:marBottom w:val="0"/>
          <w:divBdr>
            <w:top w:val="none" w:sz="0" w:space="0" w:color="auto"/>
            <w:left w:val="none" w:sz="0" w:space="0" w:color="auto"/>
            <w:bottom w:val="none" w:sz="0" w:space="0" w:color="auto"/>
            <w:right w:val="none" w:sz="0" w:space="0" w:color="auto"/>
          </w:divBdr>
        </w:div>
        <w:div w:id="617294617">
          <w:marLeft w:val="640"/>
          <w:marRight w:val="0"/>
          <w:marTop w:val="0"/>
          <w:marBottom w:val="0"/>
          <w:divBdr>
            <w:top w:val="none" w:sz="0" w:space="0" w:color="auto"/>
            <w:left w:val="none" w:sz="0" w:space="0" w:color="auto"/>
            <w:bottom w:val="none" w:sz="0" w:space="0" w:color="auto"/>
            <w:right w:val="none" w:sz="0" w:space="0" w:color="auto"/>
          </w:divBdr>
        </w:div>
        <w:div w:id="2050297621">
          <w:marLeft w:val="640"/>
          <w:marRight w:val="0"/>
          <w:marTop w:val="0"/>
          <w:marBottom w:val="0"/>
          <w:divBdr>
            <w:top w:val="none" w:sz="0" w:space="0" w:color="auto"/>
            <w:left w:val="none" w:sz="0" w:space="0" w:color="auto"/>
            <w:bottom w:val="none" w:sz="0" w:space="0" w:color="auto"/>
            <w:right w:val="none" w:sz="0" w:space="0" w:color="auto"/>
          </w:divBdr>
        </w:div>
        <w:div w:id="1114056468">
          <w:marLeft w:val="640"/>
          <w:marRight w:val="0"/>
          <w:marTop w:val="0"/>
          <w:marBottom w:val="0"/>
          <w:divBdr>
            <w:top w:val="none" w:sz="0" w:space="0" w:color="auto"/>
            <w:left w:val="none" w:sz="0" w:space="0" w:color="auto"/>
            <w:bottom w:val="none" w:sz="0" w:space="0" w:color="auto"/>
            <w:right w:val="none" w:sz="0" w:space="0" w:color="auto"/>
          </w:divBdr>
        </w:div>
      </w:divsChild>
    </w:div>
    <w:div w:id="1624649418">
      <w:bodyDiv w:val="1"/>
      <w:marLeft w:val="0"/>
      <w:marRight w:val="0"/>
      <w:marTop w:val="0"/>
      <w:marBottom w:val="0"/>
      <w:divBdr>
        <w:top w:val="none" w:sz="0" w:space="0" w:color="auto"/>
        <w:left w:val="none" w:sz="0" w:space="0" w:color="auto"/>
        <w:bottom w:val="none" w:sz="0" w:space="0" w:color="auto"/>
        <w:right w:val="none" w:sz="0" w:space="0" w:color="auto"/>
      </w:divBdr>
      <w:divsChild>
        <w:div w:id="969700915">
          <w:marLeft w:val="640"/>
          <w:marRight w:val="0"/>
          <w:marTop w:val="0"/>
          <w:marBottom w:val="0"/>
          <w:divBdr>
            <w:top w:val="none" w:sz="0" w:space="0" w:color="auto"/>
            <w:left w:val="none" w:sz="0" w:space="0" w:color="auto"/>
            <w:bottom w:val="none" w:sz="0" w:space="0" w:color="auto"/>
            <w:right w:val="none" w:sz="0" w:space="0" w:color="auto"/>
          </w:divBdr>
        </w:div>
        <w:div w:id="1204445886">
          <w:marLeft w:val="640"/>
          <w:marRight w:val="0"/>
          <w:marTop w:val="0"/>
          <w:marBottom w:val="0"/>
          <w:divBdr>
            <w:top w:val="none" w:sz="0" w:space="0" w:color="auto"/>
            <w:left w:val="none" w:sz="0" w:space="0" w:color="auto"/>
            <w:bottom w:val="none" w:sz="0" w:space="0" w:color="auto"/>
            <w:right w:val="none" w:sz="0" w:space="0" w:color="auto"/>
          </w:divBdr>
        </w:div>
        <w:div w:id="1553037237">
          <w:marLeft w:val="640"/>
          <w:marRight w:val="0"/>
          <w:marTop w:val="0"/>
          <w:marBottom w:val="0"/>
          <w:divBdr>
            <w:top w:val="none" w:sz="0" w:space="0" w:color="auto"/>
            <w:left w:val="none" w:sz="0" w:space="0" w:color="auto"/>
            <w:bottom w:val="none" w:sz="0" w:space="0" w:color="auto"/>
            <w:right w:val="none" w:sz="0" w:space="0" w:color="auto"/>
          </w:divBdr>
        </w:div>
        <w:div w:id="1609656177">
          <w:marLeft w:val="640"/>
          <w:marRight w:val="0"/>
          <w:marTop w:val="0"/>
          <w:marBottom w:val="0"/>
          <w:divBdr>
            <w:top w:val="none" w:sz="0" w:space="0" w:color="auto"/>
            <w:left w:val="none" w:sz="0" w:space="0" w:color="auto"/>
            <w:bottom w:val="none" w:sz="0" w:space="0" w:color="auto"/>
            <w:right w:val="none" w:sz="0" w:space="0" w:color="auto"/>
          </w:divBdr>
        </w:div>
        <w:div w:id="35666233">
          <w:marLeft w:val="640"/>
          <w:marRight w:val="0"/>
          <w:marTop w:val="0"/>
          <w:marBottom w:val="0"/>
          <w:divBdr>
            <w:top w:val="none" w:sz="0" w:space="0" w:color="auto"/>
            <w:left w:val="none" w:sz="0" w:space="0" w:color="auto"/>
            <w:bottom w:val="none" w:sz="0" w:space="0" w:color="auto"/>
            <w:right w:val="none" w:sz="0" w:space="0" w:color="auto"/>
          </w:divBdr>
        </w:div>
        <w:div w:id="92022069">
          <w:marLeft w:val="640"/>
          <w:marRight w:val="0"/>
          <w:marTop w:val="0"/>
          <w:marBottom w:val="0"/>
          <w:divBdr>
            <w:top w:val="none" w:sz="0" w:space="0" w:color="auto"/>
            <w:left w:val="none" w:sz="0" w:space="0" w:color="auto"/>
            <w:bottom w:val="none" w:sz="0" w:space="0" w:color="auto"/>
            <w:right w:val="none" w:sz="0" w:space="0" w:color="auto"/>
          </w:divBdr>
        </w:div>
        <w:div w:id="1006515321">
          <w:marLeft w:val="640"/>
          <w:marRight w:val="0"/>
          <w:marTop w:val="0"/>
          <w:marBottom w:val="0"/>
          <w:divBdr>
            <w:top w:val="none" w:sz="0" w:space="0" w:color="auto"/>
            <w:left w:val="none" w:sz="0" w:space="0" w:color="auto"/>
            <w:bottom w:val="none" w:sz="0" w:space="0" w:color="auto"/>
            <w:right w:val="none" w:sz="0" w:space="0" w:color="auto"/>
          </w:divBdr>
        </w:div>
        <w:div w:id="511916899">
          <w:marLeft w:val="640"/>
          <w:marRight w:val="0"/>
          <w:marTop w:val="0"/>
          <w:marBottom w:val="0"/>
          <w:divBdr>
            <w:top w:val="none" w:sz="0" w:space="0" w:color="auto"/>
            <w:left w:val="none" w:sz="0" w:space="0" w:color="auto"/>
            <w:bottom w:val="none" w:sz="0" w:space="0" w:color="auto"/>
            <w:right w:val="none" w:sz="0" w:space="0" w:color="auto"/>
          </w:divBdr>
        </w:div>
        <w:div w:id="1068721485">
          <w:marLeft w:val="640"/>
          <w:marRight w:val="0"/>
          <w:marTop w:val="0"/>
          <w:marBottom w:val="0"/>
          <w:divBdr>
            <w:top w:val="none" w:sz="0" w:space="0" w:color="auto"/>
            <w:left w:val="none" w:sz="0" w:space="0" w:color="auto"/>
            <w:bottom w:val="none" w:sz="0" w:space="0" w:color="auto"/>
            <w:right w:val="none" w:sz="0" w:space="0" w:color="auto"/>
          </w:divBdr>
        </w:div>
        <w:div w:id="1952474353">
          <w:marLeft w:val="640"/>
          <w:marRight w:val="0"/>
          <w:marTop w:val="0"/>
          <w:marBottom w:val="0"/>
          <w:divBdr>
            <w:top w:val="none" w:sz="0" w:space="0" w:color="auto"/>
            <w:left w:val="none" w:sz="0" w:space="0" w:color="auto"/>
            <w:bottom w:val="none" w:sz="0" w:space="0" w:color="auto"/>
            <w:right w:val="none" w:sz="0" w:space="0" w:color="auto"/>
          </w:divBdr>
        </w:div>
        <w:div w:id="1213270517">
          <w:marLeft w:val="640"/>
          <w:marRight w:val="0"/>
          <w:marTop w:val="0"/>
          <w:marBottom w:val="0"/>
          <w:divBdr>
            <w:top w:val="none" w:sz="0" w:space="0" w:color="auto"/>
            <w:left w:val="none" w:sz="0" w:space="0" w:color="auto"/>
            <w:bottom w:val="none" w:sz="0" w:space="0" w:color="auto"/>
            <w:right w:val="none" w:sz="0" w:space="0" w:color="auto"/>
          </w:divBdr>
        </w:div>
        <w:div w:id="1118379501">
          <w:marLeft w:val="640"/>
          <w:marRight w:val="0"/>
          <w:marTop w:val="0"/>
          <w:marBottom w:val="0"/>
          <w:divBdr>
            <w:top w:val="none" w:sz="0" w:space="0" w:color="auto"/>
            <w:left w:val="none" w:sz="0" w:space="0" w:color="auto"/>
            <w:bottom w:val="none" w:sz="0" w:space="0" w:color="auto"/>
            <w:right w:val="none" w:sz="0" w:space="0" w:color="auto"/>
          </w:divBdr>
        </w:div>
      </w:divsChild>
    </w:div>
    <w:div w:id="1703676287">
      <w:bodyDiv w:val="1"/>
      <w:marLeft w:val="0"/>
      <w:marRight w:val="0"/>
      <w:marTop w:val="0"/>
      <w:marBottom w:val="0"/>
      <w:divBdr>
        <w:top w:val="none" w:sz="0" w:space="0" w:color="auto"/>
        <w:left w:val="none" w:sz="0" w:space="0" w:color="auto"/>
        <w:bottom w:val="none" w:sz="0" w:space="0" w:color="auto"/>
        <w:right w:val="none" w:sz="0" w:space="0" w:color="auto"/>
      </w:divBdr>
      <w:divsChild>
        <w:div w:id="21367754">
          <w:marLeft w:val="640"/>
          <w:marRight w:val="0"/>
          <w:marTop w:val="0"/>
          <w:marBottom w:val="0"/>
          <w:divBdr>
            <w:top w:val="none" w:sz="0" w:space="0" w:color="auto"/>
            <w:left w:val="none" w:sz="0" w:space="0" w:color="auto"/>
            <w:bottom w:val="none" w:sz="0" w:space="0" w:color="auto"/>
            <w:right w:val="none" w:sz="0" w:space="0" w:color="auto"/>
          </w:divBdr>
        </w:div>
        <w:div w:id="433407247">
          <w:marLeft w:val="640"/>
          <w:marRight w:val="0"/>
          <w:marTop w:val="0"/>
          <w:marBottom w:val="0"/>
          <w:divBdr>
            <w:top w:val="none" w:sz="0" w:space="0" w:color="auto"/>
            <w:left w:val="none" w:sz="0" w:space="0" w:color="auto"/>
            <w:bottom w:val="none" w:sz="0" w:space="0" w:color="auto"/>
            <w:right w:val="none" w:sz="0" w:space="0" w:color="auto"/>
          </w:divBdr>
        </w:div>
        <w:div w:id="554121094">
          <w:marLeft w:val="640"/>
          <w:marRight w:val="0"/>
          <w:marTop w:val="0"/>
          <w:marBottom w:val="0"/>
          <w:divBdr>
            <w:top w:val="none" w:sz="0" w:space="0" w:color="auto"/>
            <w:left w:val="none" w:sz="0" w:space="0" w:color="auto"/>
            <w:bottom w:val="none" w:sz="0" w:space="0" w:color="auto"/>
            <w:right w:val="none" w:sz="0" w:space="0" w:color="auto"/>
          </w:divBdr>
        </w:div>
        <w:div w:id="2091655376">
          <w:marLeft w:val="640"/>
          <w:marRight w:val="0"/>
          <w:marTop w:val="0"/>
          <w:marBottom w:val="0"/>
          <w:divBdr>
            <w:top w:val="none" w:sz="0" w:space="0" w:color="auto"/>
            <w:left w:val="none" w:sz="0" w:space="0" w:color="auto"/>
            <w:bottom w:val="none" w:sz="0" w:space="0" w:color="auto"/>
            <w:right w:val="none" w:sz="0" w:space="0" w:color="auto"/>
          </w:divBdr>
        </w:div>
        <w:div w:id="531310855">
          <w:marLeft w:val="640"/>
          <w:marRight w:val="0"/>
          <w:marTop w:val="0"/>
          <w:marBottom w:val="0"/>
          <w:divBdr>
            <w:top w:val="none" w:sz="0" w:space="0" w:color="auto"/>
            <w:left w:val="none" w:sz="0" w:space="0" w:color="auto"/>
            <w:bottom w:val="none" w:sz="0" w:space="0" w:color="auto"/>
            <w:right w:val="none" w:sz="0" w:space="0" w:color="auto"/>
          </w:divBdr>
        </w:div>
        <w:div w:id="981732485">
          <w:marLeft w:val="640"/>
          <w:marRight w:val="0"/>
          <w:marTop w:val="0"/>
          <w:marBottom w:val="0"/>
          <w:divBdr>
            <w:top w:val="none" w:sz="0" w:space="0" w:color="auto"/>
            <w:left w:val="none" w:sz="0" w:space="0" w:color="auto"/>
            <w:bottom w:val="none" w:sz="0" w:space="0" w:color="auto"/>
            <w:right w:val="none" w:sz="0" w:space="0" w:color="auto"/>
          </w:divBdr>
        </w:div>
        <w:div w:id="33508278">
          <w:marLeft w:val="640"/>
          <w:marRight w:val="0"/>
          <w:marTop w:val="0"/>
          <w:marBottom w:val="0"/>
          <w:divBdr>
            <w:top w:val="none" w:sz="0" w:space="0" w:color="auto"/>
            <w:left w:val="none" w:sz="0" w:space="0" w:color="auto"/>
            <w:bottom w:val="none" w:sz="0" w:space="0" w:color="auto"/>
            <w:right w:val="none" w:sz="0" w:space="0" w:color="auto"/>
          </w:divBdr>
        </w:div>
        <w:div w:id="295837834">
          <w:marLeft w:val="640"/>
          <w:marRight w:val="0"/>
          <w:marTop w:val="0"/>
          <w:marBottom w:val="0"/>
          <w:divBdr>
            <w:top w:val="none" w:sz="0" w:space="0" w:color="auto"/>
            <w:left w:val="none" w:sz="0" w:space="0" w:color="auto"/>
            <w:bottom w:val="none" w:sz="0" w:space="0" w:color="auto"/>
            <w:right w:val="none" w:sz="0" w:space="0" w:color="auto"/>
          </w:divBdr>
        </w:div>
      </w:divsChild>
    </w:div>
    <w:div w:id="1816679735">
      <w:bodyDiv w:val="1"/>
      <w:marLeft w:val="0"/>
      <w:marRight w:val="0"/>
      <w:marTop w:val="0"/>
      <w:marBottom w:val="0"/>
      <w:divBdr>
        <w:top w:val="none" w:sz="0" w:space="0" w:color="auto"/>
        <w:left w:val="none" w:sz="0" w:space="0" w:color="auto"/>
        <w:bottom w:val="none" w:sz="0" w:space="0" w:color="auto"/>
        <w:right w:val="none" w:sz="0" w:space="0" w:color="auto"/>
      </w:divBdr>
      <w:divsChild>
        <w:div w:id="1874732597">
          <w:marLeft w:val="640"/>
          <w:marRight w:val="0"/>
          <w:marTop w:val="0"/>
          <w:marBottom w:val="0"/>
          <w:divBdr>
            <w:top w:val="none" w:sz="0" w:space="0" w:color="auto"/>
            <w:left w:val="none" w:sz="0" w:space="0" w:color="auto"/>
            <w:bottom w:val="none" w:sz="0" w:space="0" w:color="auto"/>
            <w:right w:val="none" w:sz="0" w:space="0" w:color="auto"/>
          </w:divBdr>
        </w:div>
        <w:div w:id="404106803">
          <w:marLeft w:val="640"/>
          <w:marRight w:val="0"/>
          <w:marTop w:val="0"/>
          <w:marBottom w:val="0"/>
          <w:divBdr>
            <w:top w:val="none" w:sz="0" w:space="0" w:color="auto"/>
            <w:left w:val="none" w:sz="0" w:space="0" w:color="auto"/>
            <w:bottom w:val="none" w:sz="0" w:space="0" w:color="auto"/>
            <w:right w:val="none" w:sz="0" w:space="0" w:color="auto"/>
          </w:divBdr>
        </w:div>
        <w:div w:id="1609653307">
          <w:marLeft w:val="640"/>
          <w:marRight w:val="0"/>
          <w:marTop w:val="0"/>
          <w:marBottom w:val="0"/>
          <w:divBdr>
            <w:top w:val="none" w:sz="0" w:space="0" w:color="auto"/>
            <w:left w:val="none" w:sz="0" w:space="0" w:color="auto"/>
            <w:bottom w:val="none" w:sz="0" w:space="0" w:color="auto"/>
            <w:right w:val="none" w:sz="0" w:space="0" w:color="auto"/>
          </w:divBdr>
        </w:div>
        <w:div w:id="238910094">
          <w:marLeft w:val="640"/>
          <w:marRight w:val="0"/>
          <w:marTop w:val="0"/>
          <w:marBottom w:val="0"/>
          <w:divBdr>
            <w:top w:val="none" w:sz="0" w:space="0" w:color="auto"/>
            <w:left w:val="none" w:sz="0" w:space="0" w:color="auto"/>
            <w:bottom w:val="none" w:sz="0" w:space="0" w:color="auto"/>
            <w:right w:val="none" w:sz="0" w:space="0" w:color="auto"/>
          </w:divBdr>
        </w:div>
        <w:div w:id="192504269">
          <w:marLeft w:val="640"/>
          <w:marRight w:val="0"/>
          <w:marTop w:val="0"/>
          <w:marBottom w:val="0"/>
          <w:divBdr>
            <w:top w:val="none" w:sz="0" w:space="0" w:color="auto"/>
            <w:left w:val="none" w:sz="0" w:space="0" w:color="auto"/>
            <w:bottom w:val="none" w:sz="0" w:space="0" w:color="auto"/>
            <w:right w:val="none" w:sz="0" w:space="0" w:color="auto"/>
          </w:divBdr>
        </w:div>
        <w:div w:id="2019042005">
          <w:marLeft w:val="640"/>
          <w:marRight w:val="0"/>
          <w:marTop w:val="0"/>
          <w:marBottom w:val="0"/>
          <w:divBdr>
            <w:top w:val="none" w:sz="0" w:space="0" w:color="auto"/>
            <w:left w:val="none" w:sz="0" w:space="0" w:color="auto"/>
            <w:bottom w:val="none" w:sz="0" w:space="0" w:color="auto"/>
            <w:right w:val="none" w:sz="0" w:space="0" w:color="auto"/>
          </w:divBdr>
        </w:div>
        <w:div w:id="621423183">
          <w:marLeft w:val="640"/>
          <w:marRight w:val="0"/>
          <w:marTop w:val="0"/>
          <w:marBottom w:val="0"/>
          <w:divBdr>
            <w:top w:val="none" w:sz="0" w:space="0" w:color="auto"/>
            <w:left w:val="none" w:sz="0" w:space="0" w:color="auto"/>
            <w:bottom w:val="none" w:sz="0" w:space="0" w:color="auto"/>
            <w:right w:val="none" w:sz="0" w:space="0" w:color="auto"/>
          </w:divBdr>
        </w:div>
        <w:div w:id="1238706101">
          <w:marLeft w:val="640"/>
          <w:marRight w:val="0"/>
          <w:marTop w:val="0"/>
          <w:marBottom w:val="0"/>
          <w:divBdr>
            <w:top w:val="none" w:sz="0" w:space="0" w:color="auto"/>
            <w:left w:val="none" w:sz="0" w:space="0" w:color="auto"/>
            <w:bottom w:val="none" w:sz="0" w:space="0" w:color="auto"/>
            <w:right w:val="none" w:sz="0" w:space="0" w:color="auto"/>
          </w:divBdr>
        </w:div>
      </w:divsChild>
    </w:div>
    <w:div w:id="1881896685">
      <w:bodyDiv w:val="1"/>
      <w:marLeft w:val="0"/>
      <w:marRight w:val="0"/>
      <w:marTop w:val="0"/>
      <w:marBottom w:val="0"/>
      <w:divBdr>
        <w:top w:val="none" w:sz="0" w:space="0" w:color="auto"/>
        <w:left w:val="none" w:sz="0" w:space="0" w:color="auto"/>
        <w:bottom w:val="none" w:sz="0" w:space="0" w:color="auto"/>
        <w:right w:val="none" w:sz="0" w:space="0" w:color="auto"/>
      </w:divBdr>
      <w:divsChild>
        <w:div w:id="924923494">
          <w:marLeft w:val="640"/>
          <w:marRight w:val="0"/>
          <w:marTop w:val="0"/>
          <w:marBottom w:val="0"/>
          <w:divBdr>
            <w:top w:val="none" w:sz="0" w:space="0" w:color="auto"/>
            <w:left w:val="none" w:sz="0" w:space="0" w:color="auto"/>
            <w:bottom w:val="none" w:sz="0" w:space="0" w:color="auto"/>
            <w:right w:val="none" w:sz="0" w:space="0" w:color="auto"/>
          </w:divBdr>
        </w:div>
        <w:div w:id="114257743">
          <w:marLeft w:val="640"/>
          <w:marRight w:val="0"/>
          <w:marTop w:val="0"/>
          <w:marBottom w:val="0"/>
          <w:divBdr>
            <w:top w:val="none" w:sz="0" w:space="0" w:color="auto"/>
            <w:left w:val="none" w:sz="0" w:space="0" w:color="auto"/>
            <w:bottom w:val="none" w:sz="0" w:space="0" w:color="auto"/>
            <w:right w:val="none" w:sz="0" w:space="0" w:color="auto"/>
          </w:divBdr>
        </w:div>
        <w:div w:id="2016303943">
          <w:marLeft w:val="640"/>
          <w:marRight w:val="0"/>
          <w:marTop w:val="0"/>
          <w:marBottom w:val="0"/>
          <w:divBdr>
            <w:top w:val="none" w:sz="0" w:space="0" w:color="auto"/>
            <w:left w:val="none" w:sz="0" w:space="0" w:color="auto"/>
            <w:bottom w:val="none" w:sz="0" w:space="0" w:color="auto"/>
            <w:right w:val="none" w:sz="0" w:space="0" w:color="auto"/>
          </w:divBdr>
        </w:div>
        <w:div w:id="1221596969">
          <w:marLeft w:val="640"/>
          <w:marRight w:val="0"/>
          <w:marTop w:val="0"/>
          <w:marBottom w:val="0"/>
          <w:divBdr>
            <w:top w:val="none" w:sz="0" w:space="0" w:color="auto"/>
            <w:left w:val="none" w:sz="0" w:space="0" w:color="auto"/>
            <w:bottom w:val="none" w:sz="0" w:space="0" w:color="auto"/>
            <w:right w:val="none" w:sz="0" w:space="0" w:color="auto"/>
          </w:divBdr>
        </w:div>
        <w:div w:id="1556234436">
          <w:marLeft w:val="640"/>
          <w:marRight w:val="0"/>
          <w:marTop w:val="0"/>
          <w:marBottom w:val="0"/>
          <w:divBdr>
            <w:top w:val="none" w:sz="0" w:space="0" w:color="auto"/>
            <w:left w:val="none" w:sz="0" w:space="0" w:color="auto"/>
            <w:bottom w:val="none" w:sz="0" w:space="0" w:color="auto"/>
            <w:right w:val="none" w:sz="0" w:space="0" w:color="auto"/>
          </w:divBdr>
        </w:div>
        <w:div w:id="294257237">
          <w:marLeft w:val="640"/>
          <w:marRight w:val="0"/>
          <w:marTop w:val="0"/>
          <w:marBottom w:val="0"/>
          <w:divBdr>
            <w:top w:val="none" w:sz="0" w:space="0" w:color="auto"/>
            <w:left w:val="none" w:sz="0" w:space="0" w:color="auto"/>
            <w:bottom w:val="none" w:sz="0" w:space="0" w:color="auto"/>
            <w:right w:val="none" w:sz="0" w:space="0" w:color="auto"/>
          </w:divBdr>
        </w:div>
        <w:div w:id="224951051">
          <w:marLeft w:val="640"/>
          <w:marRight w:val="0"/>
          <w:marTop w:val="0"/>
          <w:marBottom w:val="0"/>
          <w:divBdr>
            <w:top w:val="none" w:sz="0" w:space="0" w:color="auto"/>
            <w:left w:val="none" w:sz="0" w:space="0" w:color="auto"/>
            <w:bottom w:val="none" w:sz="0" w:space="0" w:color="auto"/>
            <w:right w:val="none" w:sz="0" w:space="0" w:color="auto"/>
          </w:divBdr>
        </w:div>
        <w:div w:id="715273029">
          <w:marLeft w:val="640"/>
          <w:marRight w:val="0"/>
          <w:marTop w:val="0"/>
          <w:marBottom w:val="0"/>
          <w:divBdr>
            <w:top w:val="none" w:sz="0" w:space="0" w:color="auto"/>
            <w:left w:val="none" w:sz="0" w:space="0" w:color="auto"/>
            <w:bottom w:val="none" w:sz="0" w:space="0" w:color="auto"/>
            <w:right w:val="none" w:sz="0" w:space="0" w:color="auto"/>
          </w:divBdr>
        </w:div>
        <w:div w:id="1724020377">
          <w:marLeft w:val="640"/>
          <w:marRight w:val="0"/>
          <w:marTop w:val="0"/>
          <w:marBottom w:val="0"/>
          <w:divBdr>
            <w:top w:val="none" w:sz="0" w:space="0" w:color="auto"/>
            <w:left w:val="none" w:sz="0" w:space="0" w:color="auto"/>
            <w:bottom w:val="none" w:sz="0" w:space="0" w:color="auto"/>
            <w:right w:val="none" w:sz="0" w:space="0" w:color="auto"/>
          </w:divBdr>
        </w:div>
        <w:div w:id="1884782541">
          <w:marLeft w:val="640"/>
          <w:marRight w:val="0"/>
          <w:marTop w:val="0"/>
          <w:marBottom w:val="0"/>
          <w:divBdr>
            <w:top w:val="none" w:sz="0" w:space="0" w:color="auto"/>
            <w:left w:val="none" w:sz="0" w:space="0" w:color="auto"/>
            <w:bottom w:val="none" w:sz="0" w:space="0" w:color="auto"/>
            <w:right w:val="none" w:sz="0" w:space="0" w:color="auto"/>
          </w:divBdr>
        </w:div>
      </w:divsChild>
    </w:div>
    <w:div w:id="1896307435">
      <w:bodyDiv w:val="1"/>
      <w:marLeft w:val="0"/>
      <w:marRight w:val="0"/>
      <w:marTop w:val="0"/>
      <w:marBottom w:val="0"/>
      <w:divBdr>
        <w:top w:val="none" w:sz="0" w:space="0" w:color="auto"/>
        <w:left w:val="none" w:sz="0" w:space="0" w:color="auto"/>
        <w:bottom w:val="none" w:sz="0" w:space="0" w:color="auto"/>
        <w:right w:val="none" w:sz="0" w:space="0" w:color="auto"/>
      </w:divBdr>
      <w:divsChild>
        <w:div w:id="2080513575">
          <w:marLeft w:val="640"/>
          <w:marRight w:val="0"/>
          <w:marTop w:val="0"/>
          <w:marBottom w:val="0"/>
          <w:divBdr>
            <w:top w:val="none" w:sz="0" w:space="0" w:color="auto"/>
            <w:left w:val="none" w:sz="0" w:space="0" w:color="auto"/>
            <w:bottom w:val="none" w:sz="0" w:space="0" w:color="auto"/>
            <w:right w:val="none" w:sz="0" w:space="0" w:color="auto"/>
          </w:divBdr>
        </w:div>
        <w:div w:id="640382290">
          <w:marLeft w:val="640"/>
          <w:marRight w:val="0"/>
          <w:marTop w:val="0"/>
          <w:marBottom w:val="0"/>
          <w:divBdr>
            <w:top w:val="none" w:sz="0" w:space="0" w:color="auto"/>
            <w:left w:val="none" w:sz="0" w:space="0" w:color="auto"/>
            <w:bottom w:val="none" w:sz="0" w:space="0" w:color="auto"/>
            <w:right w:val="none" w:sz="0" w:space="0" w:color="auto"/>
          </w:divBdr>
        </w:div>
        <w:div w:id="141393623">
          <w:marLeft w:val="640"/>
          <w:marRight w:val="0"/>
          <w:marTop w:val="0"/>
          <w:marBottom w:val="0"/>
          <w:divBdr>
            <w:top w:val="none" w:sz="0" w:space="0" w:color="auto"/>
            <w:left w:val="none" w:sz="0" w:space="0" w:color="auto"/>
            <w:bottom w:val="none" w:sz="0" w:space="0" w:color="auto"/>
            <w:right w:val="none" w:sz="0" w:space="0" w:color="auto"/>
          </w:divBdr>
        </w:div>
        <w:div w:id="2119711230">
          <w:marLeft w:val="640"/>
          <w:marRight w:val="0"/>
          <w:marTop w:val="0"/>
          <w:marBottom w:val="0"/>
          <w:divBdr>
            <w:top w:val="none" w:sz="0" w:space="0" w:color="auto"/>
            <w:left w:val="none" w:sz="0" w:space="0" w:color="auto"/>
            <w:bottom w:val="none" w:sz="0" w:space="0" w:color="auto"/>
            <w:right w:val="none" w:sz="0" w:space="0" w:color="auto"/>
          </w:divBdr>
        </w:div>
        <w:div w:id="913127795">
          <w:marLeft w:val="640"/>
          <w:marRight w:val="0"/>
          <w:marTop w:val="0"/>
          <w:marBottom w:val="0"/>
          <w:divBdr>
            <w:top w:val="none" w:sz="0" w:space="0" w:color="auto"/>
            <w:left w:val="none" w:sz="0" w:space="0" w:color="auto"/>
            <w:bottom w:val="none" w:sz="0" w:space="0" w:color="auto"/>
            <w:right w:val="none" w:sz="0" w:space="0" w:color="auto"/>
          </w:divBdr>
        </w:div>
        <w:div w:id="906112631">
          <w:marLeft w:val="640"/>
          <w:marRight w:val="0"/>
          <w:marTop w:val="0"/>
          <w:marBottom w:val="0"/>
          <w:divBdr>
            <w:top w:val="none" w:sz="0" w:space="0" w:color="auto"/>
            <w:left w:val="none" w:sz="0" w:space="0" w:color="auto"/>
            <w:bottom w:val="none" w:sz="0" w:space="0" w:color="auto"/>
            <w:right w:val="none" w:sz="0" w:space="0" w:color="auto"/>
          </w:divBdr>
        </w:div>
        <w:div w:id="1582182982">
          <w:marLeft w:val="640"/>
          <w:marRight w:val="0"/>
          <w:marTop w:val="0"/>
          <w:marBottom w:val="0"/>
          <w:divBdr>
            <w:top w:val="none" w:sz="0" w:space="0" w:color="auto"/>
            <w:left w:val="none" w:sz="0" w:space="0" w:color="auto"/>
            <w:bottom w:val="none" w:sz="0" w:space="0" w:color="auto"/>
            <w:right w:val="none" w:sz="0" w:space="0" w:color="auto"/>
          </w:divBdr>
        </w:div>
        <w:div w:id="1990938170">
          <w:marLeft w:val="640"/>
          <w:marRight w:val="0"/>
          <w:marTop w:val="0"/>
          <w:marBottom w:val="0"/>
          <w:divBdr>
            <w:top w:val="none" w:sz="0" w:space="0" w:color="auto"/>
            <w:left w:val="none" w:sz="0" w:space="0" w:color="auto"/>
            <w:bottom w:val="none" w:sz="0" w:space="0" w:color="auto"/>
            <w:right w:val="none" w:sz="0" w:space="0" w:color="auto"/>
          </w:divBdr>
        </w:div>
        <w:div w:id="662389105">
          <w:marLeft w:val="640"/>
          <w:marRight w:val="0"/>
          <w:marTop w:val="0"/>
          <w:marBottom w:val="0"/>
          <w:divBdr>
            <w:top w:val="none" w:sz="0" w:space="0" w:color="auto"/>
            <w:left w:val="none" w:sz="0" w:space="0" w:color="auto"/>
            <w:bottom w:val="none" w:sz="0" w:space="0" w:color="auto"/>
            <w:right w:val="none" w:sz="0" w:space="0" w:color="auto"/>
          </w:divBdr>
        </w:div>
        <w:div w:id="1343237280">
          <w:marLeft w:val="640"/>
          <w:marRight w:val="0"/>
          <w:marTop w:val="0"/>
          <w:marBottom w:val="0"/>
          <w:divBdr>
            <w:top w:val="none" w:sz="0" w:space="0" w:color="auto"/>
            <w:left w:val="none" w:sz="0" w:space="0" w:color="auto"/>
            <w:bottom w:val="none" w:sz="0" w:space="0" w:color="auto"/>
            <w:right w:val="none" w:sz="0" w:space="0" w:color="auto"/>
          </w:divBdr>
        </w:div>
        <w:div w:id="1775050188">
          <w:marLeft w:val="640"/>
          <w:marRight w:val="0"/>
          <w:marTop w:val="0"/>
          <w:marBottom w:val="0"/>
          <w:divBdr>
            <w:top w:val="none" w:sz="0" w:space="0" w:color="auto"/>
            <w:left w:val="none" w:sz="0" w:space="0" w:color="auto"/>
            <w:bottom w:val="none" w:sz="0" w:space="0" w:color="auto"/>
            <w:right w:val="none" w:sz="0" w:space="0" w:color="auto"/>
          </w:divBdr>
        </w:div>
        <w:div w:id="527837595">
          <w:marLeft w:val="640"/>
          <w:marRight w:val="0"/>
          <w:marTop w:val="0"/>
          <w:marBottom w:val="0"/>
          <w:divBdr>
            <w:top w:val="none" w:sz="0" w:space="0" w:color="auto"/>
            <w:left w:val="none" w:sz="0" w:space="0" w:color="auto"/>
            <w:bottom w:val="none" w:sz="0" w:space="0" w:color="auto"/>
            <w:right w:val="none" w:sz="0" w:space="0" w:color="auto"/>
          </w:divBdr>
        </w:div>
        <w:div w:id="117996406">
          <w:marLeft w:val="640"/>
          <w:marRight w:val="0"/>
          <w:marTop w:val="0"/>
          <w:marBottom w:val="0"/>
          <w:divBdr>
            <w:top w:val="none" w:sz="0" w:space="0" w:color="auto"/>
            <w:left w:val="none" w:sz="0" w:space="0" w:color="auto"/>
            <w:bottom w:val="none" w:sz="0" w:space="0" w:color="auto"/>
            <w:right w:val="none" w:sz="0" w:space="0" w:color="auto"/>
          </w:divBdr>
        </w:div>
      </w:divsChild>
    </w:div>
    <w:div w:id="1965843368">
      <w:bodyDiv w:val="1"/>
      <w:marLeft w:val="0"/>
      <w:marRight w:val="0"/>
      <w:marTop w:val="0"/>
      <w:marBottom w:val="0"/>
      <w:divBdr>
        <w:top w:val="none" w:sz="0" w:space="0" w:color="auto"/>
        <w:left w:val="none" w:sz="0" w:space="0" w:color="auto"/>
        <w:bottom w:val="none" w:sz="0" w:space="0" w:color="auto"/>
        <w:right w:val="none" w:sz="0" w:space="0" w:color="auto"/>
      </w:divBdr>
      <w:divsChild>
        <w:div w:id="2078627358">
          <w:marLeft w:val="640"/>
          <w:marRight w:val="0"/>
          <w:marTop w:val="0"/>
          <w:marBottom w:val="0"/>
          <w:divBdr>
            <w:top w:val="none" w:sz="0" w:space="0" w:color="auto"/>
            <w:left w:val="none" w:sz="0" w:space="0" w:color="auto"/>
            <w:bottom w:val="none" w:sz="0" w:space="0" w:color="auto"/>
            <w:right w:val="none" w:sz="0" w:space="0" w:color="auto"/>
          </w:divBdr>
        </w:div>
        <w:div w:id="21903577">
          <w:marLeft w:val="640"/>
          <w:marRight w:val="0"/>
          <w:marTop w:val="0"/>
          <w:marBottom w:val="0"/>
          <w:divBdr>
            <w:top w:val="none" w:sz="0" w:space="0" w:color="auto"/>
            <w:left w:val="none" w:sz="0" w:space="0" w:color="auto"/>
            <w:bottom w:val="none" w:sz="0" w:space="0" w:color="auto"/>
            <w:right w:val="none" w:sz="0" w:space="0" w:color="auto"/>
          </w:divBdr>
        </w:div>
        <w:div w:id="549001299">
          <w:marLeft w:val="640"/>
          <w:marRight w:val="0"/>
          <w:marTop w:val="0"/>
          <w:marBottom w:val="0"/>
          <w:divBdr>
            <w:top w:val="none" w:sz="0" w:space="0" w:color="auto"/>
            <w:left w:val="none" w:sz="0" w:space="0" w:color="auto"/>
            <w:bottom w:val="none" w:sz="0" w:space="0" w:color="auto"/>
            <w:right w:val="none" w:sz="0" w:space="0" w:color="auto"/>
          </w:divBdr>
        </w:div>
        <w:div w:id="1965961154">
          <w:marLeft w:val="640"/>
          <w:marRight w:val="0"/>
          <w:marTop w:val="0"/>
          <w:marBottom w:val="0"/>
          <w:divBdr>
            <w:top w:val="none" w:sz="0" w:space="0" w:color="auto"/>
            <w:left w:val="none" w:sz="0" w:space="0" w:color="auto"/>
            <w:bottom w:val="none" w:sz="0" w:space="0" w:color="auto"/>
            <w:right w:val="none" w:sz="0" w:space="0" w:color="auto"/>
          </w:divBdr>
        </w:div>
        <w:div w:id="341711163">
          <w:marLeft w:val="640"/>
          <w:marRight w:val="0"/>
          <w:marTop w:val="0"/>
          <w:marBottom w:val="0"/>
          <w:divBdr>
            <w:top w:val="none" w:sz="0" w:space="0" w:color="auto"/>
            <w:left w:val="none" w:sz="0" w:space="0" w:color="auto"/>
            <w:bottom w:val="none" w:sz="0" w:space="0" w:color="auto"/>
            <w:right w:val="none" w:sz="0" w:space="0" w:color="auto"/>
          </w:divBdr>
        </w:div>
        <w:div w:id="1853253470">
          <w:marLeft w:val="640"/>
          <w:marRight w:val="0"/>
          <w:marTop w:val="0"/>
          <w:marBottom w:val="0"/>
          <w:divBdr>
            <w:top w:val="none" w:sz="0" w:space="0" w:color="auto"/>
            <w:left w:val="none" w:sz="0" w:space="0" w:color="auto"/>
            <w:bottom w:val="none" w:sz="0" w:space="0" w:color="auto"/>
            <w:right w:val="none" w:sz="0" w:space="0" w:color="auto"/>
          </w:divBdr>
        </w:div>
        <w:div w:id="1638801140">
          <w:marLeft w:val="640"/>
          <w:marRight w:val="0"/>
          <w:marTop w:val="0"/>
          <w:marBottom w:val="0"/>
          <w:divBdr>
            <w:top w:val="none" w:sz="0" w:space="0" w:color="auto"/>
            <w:left w:val="none" w:sz="0" w:space="0" w:color="auto"/>
            <w:bottom w:val="none" w:sz="0" w:space="0" w:color="auto"/>
            <w:right w:val="none" w:sz="0" w:space="0" w:color="auto"/>
          </w:divBdr>
        </w:div>
        <w:div w:id="184444658">
          <w:marLeft w:val="640"/>
          <w:marRight w:val="0"/>
          <w:marTop w:val="0"/>
          <w:marBottom w:val="0"/>
          <w:divBdr>
            <w:top w:val="none" w:sz="0" w:space="0" w:color="auto"/>
            <w:left w:val="none" w:sz="0" w:space="0" w:color="auto"/>
            <w:bottom w:val="none" w:sz="0" w:space="0" w:color="auto"/>
            <w:right w:val="none" w:sz="0" w:space="0" w:color="auto"/>
          </w:divBdr>
        </w:div>
        <w:div w:id="1875537028">
          <w:marLeft w:val="640"/>
          <w:marRight w:val="0"/>
          <w:marTop w:val="0"/>
          <w:marBottom w:val="0"/>
          <w:divBdr>
            <w:top w:val="none" w:sz="0" w:space="0" w:color="auto"/>
            <w:left w:val="none" w:sz="0" w:space="0" w:color="auto"/>
            <w:bottom w:val="none" w:sz="0" w:space="0" w:color="auto"/>
            <w:right w:val="none" w:sz="0" w:space="0" w:color="auto"/>
          </w:divBdr>
        </w:div>
        <w:div w:id="494495409">
          <w:marLeft w:val="640"/>
          <w:marRight w:val="0"/>
          <w:marTop w:val="0"/>
          <w:marBottom w:val="0"/>
          <w:divBdr>
            <w:top w:val="none" w:sz="0" w:space="0" w:color="auto"/>
            <w:left w:val="none" w:sz="0" w:space="0" w:color="auto"/>
            <w:bottom w:val="none" w:sz="0" w:space="0" w:color="auto"/>
            <w:right w:val="none" w:sz="0" w:space="0" w:color="auto"/>
          </w:divBdr>
        </w:div>
        <w:div w:id="898832240">
          <w:marLeft w:val="640"/>
          <w:marRight w:val="0"/>
          <w:marTop w:val="0"/>
          <w:marBottom w:val="0"/>
          <w:divBdr>
            <w:top w:val="none" w:sz="0" w:space="0" w:color="auto"/>
            <w:left w:val="none" w:sz="0" w:space="0" w:color="auto"/>
            <w:bottom w:val="none" w:sz="0" w:space="0" w:color="auto"/>
            <w:right w:val="none" w:sz="0" w:space="0" w:color="auto"/>
          </w:divBdr>
        </w:div>
      </w:divsChild>
    </w:div>
    <w:div w:id="1991860364">
      <w:bodyDiv w:val="1"/>
      <w:marLeft w:val="0"/>
      <w:marRight w:val="0"/>
      <w:marTop w:val="0"/>
      <w:marBottom w:val="0"/>
      <w:divBdr>
        <w:top w:val="none" w:sz="0" w:space="0" w:color="auto"/>
        <w:left w:val="none" w:sz="0" w:space="0" w:color="auto"/>
        <w:bottom w:val="none" w:sz="0" w:space="0" w:color="auto"/>
        <w:right w:val="none" w:sz="0" w:space="0" w:color="auto"/>
      </w:divBdr>
      <w:divsChild>
        <w:div w:id="304625332">
          <w:marLeft w:val="640"/>
          <w:marRight w:val="0"/>
          <w:marTop w:val="0"/>
          <w:marBottom w:val="0"/>
          <w:divBdr>
            <w:top w:val="none" w:sz="0" w:space="0" w:color="auto"/>
            <w:left w:val="none" w:sz="0" w:space="0" w:color="auto"/>
            <w:bottom w:val="none" w:sz="0" w:space="0" w:color="auto"/>
            <w:right w:val="none" w:sz="0" w:space="0" w:color="auto"/>
          </w:divBdr>
        </w:div>
        <w:div w:id="265112841">
          <w:marLeft w:val="640"/>
          <w:marRight w:val="0"/>
          <w:marTop w:val="0"/>
          <w:marBottom w:val="0"/>
          <w:divBdr>
            <w:top w:val="none" w:sz="0" w:space="0" w:color="auto"/>
            <w:left w:val="none" w:sz="0" w:space="0" w:color="auto"/>
            <w:bottom w:val="none" w:sz="0" w:space="0" w:color="auto"/>
            <w:right w:val="none" w:sz="0" w:space="0" w:color="auto"/>
          </w:divBdr>
        </w:div>
        <w:div w:id="271017094">
          <w:marLeft w:val="640"/>
          <w:marRight w:val="0"/>
          <w:marTop w:val="0"/>
          <w:marBottom w:val="0"/>
          <w:divBdr>
            <w:top w:val="none" w:sz="0" w:space="0" w:color="auto"/>
            <w:left w:val="none" w:sz="0" w:space="0" w:color="auto"/>
            <w:bottom w:val="none" w:sz="0" w:space="0" w:color="auto"/>
            <w:right w:val="none" w:sz="0" w:space="0" w:color="auto"/>
          </w:divBdr>
        </w:div>
        <w:div w:id="1378429138">
          <w:marLeft w:val="640"/>
          <w:marRight w:val="0"/>
          <w:marTop w:val="0"/>
          <w:marBottom w:val="0"/>
          <w:divBdr>
            <w:top w:val="none" w:sz="0" w:space="0" w:color="auto"/>
            <w:left w:val="none" w:sz="0" w:space="0" w:color="auto"/>
            <w:bottom w:val="none" w:sz="0" w:space="0" w:color="auto"/>
            <w:right w:val="none" w:sz="0" w:space="0" w:color="auto"/>
          </w:divBdr>
        </w:div>
        <w:div w:id="1848446031">
          <w:marLeft w:val="640"/>
          <w:marRight w:val="0"/>
          <w:marTop w:val="0"/>
          <w:marBottom w:val="0"/>
          <w:divBdr>
            <w:top w:val="none" w:sz="0" w:space="0" w:color="auto"/>
            <w:left w:val="none" w:sz="0" w:space="0" w:color="auto"/>
            <w:bottom w:val="none" w:sz="0" w:space="0" w:color="auto"/>
            <w:right w:val="none" w:sz="0" w:space="0" w:color="auto"/>
          </w:divBdr>
        </w:div>
        <w:div w:id="1472671527">
          <w:marLeft w:val="640"/>
          <w:marRight w:val="0"/>
          <w:marTop w:val="0"/>
          <w:marBottom w:val="0"/>
          <w:divBdr>
            <w:top w:val="none" w:sz="0" w:space="0" w:color="auto"/>
            <w:left w:val="none" w:sz="0" w:space="0" w:color="auto"/>
            <w:bottom w:val="none" w:sz="0" w:space="0" w:color="auto"/>
            <w:right w:val="none" w:sz="0" w:space="0" w:color="auto"/>
          </w:divBdr>
        </w:div>
        <w:div w:id="295764373">
          <w:marLeft w:val="640"/>
          <w:marRight w:val="0"/>
          <w:marTop w:val="0"/>
          <w:marBottom w:val="0"/>
          <w:divBdr>
            <w:top w:val="none" w:sz="0" w:space="0" w:color="auto"/>
            <w:left w:val="none" w:sz="0" w:space="0" w:color="auto"/>
            <w:bottom w:val="none" w:sz="0" w:space="0" w:color="auto"/>
            <w:right w:val="none" w:sz="0" w:space="0" w:color="auto"/>
          </w:divBdr>
        </w:div>
        <w:div w:id="248924775">
          <w:marLeft w:val="640"/>
          <w:marRight w:val="0"/>
          <w:marTop w:val="0"/>
          <w:marBottom w:val="0"/>
          <w:divBdr>
            <w:top w:val="none" w:sz="0" w:space="0" w:color="auto"/>
            <w:left w:val="none" w:sz="0" w:space="0" w:color="auto"/>
            <w:bottom w:val="none" w:sz="0" w:space="0" w:color="auto"/>
            <w:right w:val="none" w:sz="0" w:space="0" w:color="auto"/>
          </w:divBdr>
        </w:div>
        <w:div w:id="1121001445">
          <w:marLeft w:val="640"/>
          <w:marRight w:val="0"/>
          <w:marTop w:val="0"/>
          <w:marBottom w:val="0"/>
          <w:divBdr>
            <w:top w:val="none" w:sz="0" w:space="0" w:color="auto"/>
            <w:left w:val="none" w:sz="0" w:space="0" w:color="auto"/>
            <w:bottom w:val="none" w:sz="0" w:space="0" w:color="auto"/>
            <w:right w:val="none" w:sz="0" w:space="0" w:color="auto"/>
          </w:divBdr>
        </w:div>
        <w:div w:id="231550973">
          <w:marLeft w:val="640"/>
          <w:marRight w:val="0"/>
          <w:marTop w:val="0"/>
          <w:marBottom w:val="0"/>
          <w:divBdr>
            <w:top w:val="none" w:sz="0" w:space="0" w:color="auto"/>
            <w:left w:val="none" w:sz="0" w:space="0" w:color="auto"/>
            <w:bottom w:val="none" w:sz="0" w:space="0" w:color="auto"/>
            <w:right w:val="none" w:sz="0" w:space="0" w:color="auto"/>
          </w:divBdr>
        </w:div>
        <w:div w:id="313223487">
          <w:marLeft w:val="640"/>
          <w:marRight w:val="0"/>
          <w:marTop w:val="0"/>
          <w:marBottom w:val="0"/>
          <w:divBdr>
            <w:top w:val="none" w:sz="0" w:space="0" w:color="auto"/>
            <w:left w:val="none" w:sz="0" w:space="0" w:color="auto"/>
            <w:bottom w:val="none" w:sz="0" w:space="0" w:color="auto"/>
            <w:right w:val="none" w:sz="0" w:space="0" w:color="auto"/>
          </w:divBdr>
        </w:div>
        <w:div w:id="710031054">
          <w:marLeft w:val="640"/>
          <w:marRight w:val="0"/>
          <w:marTop w:val="0"/>
          <w:marBottom w:val="0"/>
          <w:divBdr>
            <w:top w:val="none" w:sz="0" w:space="0" w:color="auto"/>
            <w:left w:val="none" w:sz="0" w:space="0" w:color="auto"/>
            <w:bottom w:val="none" w:sz="0" w:space="0" w:color="auto"/>
            <w:right w:val="none" w:sz="0" w:space="0" w:color="auto"/>
          </w:divBdr>
        </w:div>
      </w:divsChild>
    </w:div>
    <w:div w:id="2013750336">
      <w:bodyDiv w:val="1"/>
      <w:marLeft w:val="0"/>
      <w:marRight w:val="0"/>
      <w:marTop w:val="0"/>
      <w:marBottom w:val="0"/>
      <w:divBdr>
        <w:top w:val="none" w:sz="0" w:space="0" w:color="auto"/>
        <w:left w:val="none" w:sz="0" w:space="0" w:color="auto"/>
        <w:bottom w:val="none" w:sz="0" w:space="0" w:color="auto"/>
        <w:right w:val="none" w:sz="0" w:space="0" w:color="auto"/>
      </w:divBdr>
      <w:divsChild>
        <w:div w:id="1228300530">
          <w:marLeft w:val="640"/>
          <w:marRight w:val="0"/>
          <w:marTop w:val="0"/>
          <w:marBottom w:val="0"/>
          <w:divBdr>
            <w:top w:val="none" w:sz="0" w:space="0" w:color="auto"/>
            <w:left w:val="none" w:sz="0" w:space="0" w:color="auto"/>
            <w:bottom w:val="none" w:sz="0" w:space="0" w:color="auto"/>
            <w:right w:val="none" w:sz="0" w:space="0" w:color="auto"/>
          </w:divBdr>
        </w:div>
        <w:div w:id="74594499">
          <w:marLeft w:val="640"/>
          <w:marRight w:val="0"/>
          <w:marTop w:val="0"/>
          <w:marBottom w:val="0"/>
          <w:divBdr>
            <w:top w:val="none" w:sz="0" w:space="0" w:color="auto"/>
            <w:left w:val="none" w:sz="0" w:space="0" w:color="auto"/>
            <w:bottom w:val="none" w:sz="0" w:space="0" w:color="auto"/>
            <w:right w:val="none" w:sz="0" w:space="0" w:color="auto"/>
          </w:divBdr>
        </w:div>
        <w:div w:id="1764495465">
          <w:marLeft w:val="640"/>
          <w:marRight w:val="0"/>
          <w:marTop w:val="0"/>
          <w:marBottom w:val="0"/>
          <w:divBdr>
            <w:top w:val="none" w:sz="0" w:space="0" w:color="auto"/>
            <w:left w:val="none" w:sz="0" w:space="0" w:color="auto"/>
            <w:bottom w:val="none" w:sz="0" w:space="0" w:color="auto"/>
            <w:right w:val="none" w:sz="0" w:space="0" w:color="auto"/>
          </w:divBdr>
        </w:div>
        <w:div w:id="412312505">
          <w:marLeft w:val="640"/>
          <w:marRight w:val="0"/>
          <w:marTop w:val="0"/>
          <w:marBottom w:val="0"/>
          <w:divBdr>
            <w:top w:val="none" w:sz="0" w:space="0" w:color="auto"/>
            <w:left w:val="none" w:sz="0" w:space="0" w:color="auto"/>
            <w:bottom w:val="none" w:sz="0" w:space="0" w:color="auto"/>
            <w:right w:val="none" w:sz="0" w:space="0" w:color="auto"/>
          </w:divBdr>
        </w:div>
        <w:div w:id="1365596765">
          <w:marLeft w:val="640"/>
          <w:marRight w:val="0"/>
          <w:marTop w:val="0"/>
          <w:marBottom w:val="0"/>
          <w:divBdr>
            <w:top w:val="none" w:sz="0" w:space="0" w:color="auto"/>
            <w:left w:val="none" w:sz="0" w:space="0" w:color="auto"/>
            <w:bottom w:val="none" w:sz="0" w:space="0" w:color="auto"/>
            <w:right w:val="none" w:sz="0" w:space="0" w:color="auto"/>
          </w:divBdr>
        </w:div>
        <w:div w:id="1440101127">
          <w:marLeft w:val="640"/>
          <w:marRight w:val="0"/>
          <w:marTop w:val="0"/>
          <w:marBottom w:val="0"/>
          <w:divBdr>
            <w:top w:val="none" w:sz="0" w:space="0" w:color="auto"/>
            <w:left w:val="none" w:sz="0" w:space="0" w:color="auto"/>
            <w:bottom w:val="none" w:sz="0" w:space="0" w:color="auto"/>
            <w:right w:val="none" w:sz="0" w:space="0" w:color="auto"/>
          </w:divBdr>
        </w:div>
        <w:div w:id="1215963635">
          <w:marLeft w:val="640"/>
          <w:marRight w:val="0"/>
          <w:marTop w:val="0"/>
          <w:marBottom w:val="0"/>
          <w:divBdr>
            <w:top w:val="none" w:sz="0" w:space="0" w:color="auto"/>
            <w:left w:val="none" w:sz="0" w:space="0" w:color="auto"/>
            <w:bottom w:val="none" w:sz="0" w:space="0" w:color="auto"/>
            <w:right w:val="none" w:sz="0" w:space="0" w:color="auto"/>
          </w:divBdr>
        </w:div>
        <w:div w:id="567574211">
          <w:marLeft w:val="640"/>
          <w:marRight w:val="0"/>
          <w:marTop w:val="0"/>
          <w:marBottom w:val="0"/>
          <w:divBdr>
            <w:top w:val="none" w:sz="0" w:space="0" w:color="auto"/>
            <w:left w:val="none" w:sz="0" w:space="0" w:color="auto"/>
            <w:bottom w:val="none" w:sz="0" w:space="0" w:color="auto"/>
            <w:right w:val="none" w:sz="0" w:space="0" w:color="auto"/>
          </w:divBdr>
        </w:div>
      </w:divsChild>
    </w:div>
    <w:div w:id="2041739927">
      <w:bodyDiv w:val="1"/>
      <w:marLeft w:val="0"/>
      <w:marRight w:val="0"/>
      <w:marTop w:val="0"/>
      <w:marBottom w:val="0"/>
      <w:divBdr>
        <w:top w:val="none" w:sz="0" w:space="0" w:color="auto"/>
        <w:left w:val="none" w:sz="0" w:space="0" w:color="auto"/>
        <w:bottom w:val="none" w:sz="0" w:space="0" w:color="auto"/>
        <w:right w:val="none" w:sz="0" w:space="0" w:color="auto"/>
      </w:divBdr>
      <w:divsChild>
        <w:div w:id="1625771625">
          <w:marLeft w:val="640"/>
          <w:marRight w:val="0"/>
          <w:marTop w:val="0"/>
          <w:marBottom w:val="0"/>
          <w:divBdr>
            <w:top w:val="none" w:sz="0" w:space="0" w:color="auto"/>
            <w:left w:val="none" w:sz="0" w:space="0" w:color="auto"/>
            <w:bottom w:val="none" w:sz="0" w:space="0" w:color="auto"/>
            <w:right w:val="none" w:sz="0" w:space="0" w:color="auto"/>
          </w:divBdr>
        </w:div>
        <w:div w:id="260845159">
          <w:marLeft w:val="640"/>
          <w:marRight w:val="0"/>
          <w:marTop w:val="0"/>
          <w:marBottom w:val="0"/>
          <w:divBdr>
            <w:top w:val="none" w:sz="0" w:space="0" w:color="auto"/>
            <w:left w:val="none" w:sz="0" w:space="0" w:color="auto"/>
            <w:bottom w:val="none" w:sz="0" w:space="0" w:color="auto"/>
            <w:right w:val="none" w:sz="0" w:space="0" w:color="auto"/>
          </w:divBdr>
        </w:div>
        <w:div w:id="1978413769">
          <w:marLeft w:val="640"/>
          <w:marRight w:val="0"/>
          <w:marTop w:val="0"/>
          <w:marBottom w:val="0"/>
          <w:divBdr>
            <w:top w:val="none" w:sz="0" w:space="0" w:color="auto"/>
            <w:left w:val="none" w:sz="0" w:space="0" w:color="auto"/>
            <w:bottom w:val="none" w:sz="0" w:space="0" w:color="auto"/>
            <w:right w:val="none" w:sz="0" w:space="0" w:color="auto"/>
          </w:divBdr>
        </w:div>
        <w:div w:id="1726030077">
          <w:marLeft w:val="640"/>
          <w:marRight w:val="0"/>
          <w:marTop w:val="0"/>
          <w:marBottom w:val="0"/>
          <w:divBdr>
            <w:top w:val="none" w:sz="0" w:space="0" w:color="auto"/>
            <w:left w:val="none" w:sz="0" w:space="0" w:color="auto"/>
            <w:bottom w:val="none" w:sz="0" w:space="0" w:color="auto"/>
            <w:right w:val="none" w:sz="0" w:space="0" w:color="auto"/>
          </w:divBdr>
        </w:div>
        <w:div w:id="431778873">
          <w:marLeft w:val="640"/>
          <w:marRight w:val="0"/>
          <w:marTop w:val="0"/>
          <w:marBottom w:val="0"/>
          <w:divBdr>
            <w:top w:val="none" w:sz="0" w:space="0" w:color="auto"/>
            <w:left w:val="none" w:sz="0" w:space="0" w:color="auto"/>
            <w:bottom w:val="none" w:sz="0" w:space="0" w:color="auto"/>
            <w:right w:val="none" w:sz="0" w:space="0" w:color="auto"/>
          </w:divBdr>
        </w:div>
        <w:div w:id="1747918080">
          <w:marLeft w:val="640"/>
          <w:marRight w:val="0"/>
          <w:marTop w:val="0"/>
          <w:marBottom w:val="0"/>
          <w:divBdr>
            <w:top w:val="none" w:sz="0" w:space="0" w:color="auto"/>
            <w:left w:val="none" w:sz="0" w:space="0" w:color="auto"/>
            <w:bottom w:val="none" w:sz="0" w:space="0" w:color="auto"/>
            <w:right w:val="none" w:sz="0" w:space="0" w:color="auto"/>
          </w:divBdr>
        </w:div>
        <w:div w:id="1030296543">
          <w:marLeft w:val="640"/>
          <w:marRight w:val="0"/>
          <w:marTop w:val="0"/>
          <w:marBottom w:val="0"/>
          <w:divBdr>
            <w:top w:val="none" w:sz="0" w:space="0" w:color="auto"/>
            <w:left w:val="none" w:sz="0" w:space="0" w:color="auto"/>
            <w:bottom w:val="none" w:sz="0" w:space="0" w:color="auto"/>
            <w:right w:val="none" w:sz="0" w:space="0" w:color="auto"/>
          </w:divBdr>
        </w:div>
        <w:div w:id="850533545">
          <w:marLeft w:val="640"/>
          <w:marRight w:val="0"/>
          <w:marTop w:val="0"/>
          <w:marBottom w:val="0"/>
          <w:divBdr>
            <w:top w:val="none" w:sz="0" w:space="0" w:color="auto"/>
            <w:left w:val="none" w:sz="0" w:space="0" w:color="auto"/>
            <w:bottom w:val="none" w:sz="0" w:space="0" w:color="auto"/>
            <w:right w:val="none" w:sz="0" w:space="0" w:color="auto"/>
          </w:divBdr>
        </w:div>
        <w:div w:id="1123308993">
          <w:marLeft w:val="640"/>
          <w:marRight w:val="0"/>
          <w:marTop w:val="0"/>
          <w:marBottom w:val="0"/>
          <w:divBdr>
            <w:top w:val="none" w:sz="0" w:space="0" w:color="auto"/>
            <w:left w:val="none" w:sz="0" w:space="0" w:color="auto"/>
            <w:bottom w:val="none" w:sz="0" w:space="0" w:color="auto"/>
            <w:right w:val="none" w:sz="0" w:space="0" w:color="auto"/>
          </w:divBdr>
        </w:div>
        <w:div w:id="239217279">
          <w:marLeft w:val="640"/>
          <w:marRight w:val="0"/>
          <w:marTop w:val="0"/>
          <w:marBottom w:val="0"/>
          <w:divBdr>
            <w:top w:val="none" w:sz="0" w:space="0" w:color="auto"/>
            <w:left w:val="none" w:sz="0" w:space="0" w:color="auto"/>
            <w:bottom w:val="none" w:sz="0" w:space="0" w:color="auto"/>
            <w:right w:val="none" w:sz="0" w:space="0" w:color="auto"/>
          </w:divBdr>
        </w:div>
      </w:divsChild>
    </w:div>
    <w:div w:id="2104257746">
      <w:bodyDiv w:val="1"/>
      <w:marLeft w:val="0"/>
      <w:marRight w:val="0"/>
      <w:marTop w:val="0"/>
      <w:marBottom w:val="0"/>
      <w:divBdr>
        <w:top w:val="none" w:sz="0" w:space="0" w:color="auto"/>
        <w:left w:val="none" w:sz="0" w:space="0" w:color="auto"/>
        <w:bottom w:val="none" w:sz="0" w:space="0" w:color="auto"/>
        <w:right w:val="none" w:sz="0" w:space="0" w:color="auto"/>
      </w:divBdr>
      <w:divsChild>
        <w:div w:id="112990747">
          <w:marLeft w:val="640"/>
          <w:marRight w:val="0"/>
          <w:marTop w:val="0"/>
          <w:marBottom w:val="0"/>
          <w:divBdr>
            <w:top w:val="none" w:sz="0" w:space="0" w:color="auto"/>
            <w:left w:val="none" w:sz="0" w:space="0" w:color="auto"/>
            <w:bottom w:val="none" w:sz="0" w:space="0" w:color="auto"/>
            <w:right w:val="none" w:sz="0" w:space="0" w:color="auto"/>
          </w:divBdr>
        </w:div>
        <w:div w:id="1203982870">
          <w:marLeft w:val="640"/>
          <w:marRight w:val="0"/>
          <w:marTop w:val="0"/>
          <w:marBottom w:val="0"/>
          <w:divBdr>
            <w:top w:val="none" w:sz="0" w:space="0" w:color="auto"/>
            <w:left w:val="none" w:sz="0" w:space="0" w:color="auto"/>
            <w:bottom w:val="none" w:sz="0" w:space="0" w:color="auto"/>
            <w:right w:val="none" w:sz="0" w:space="0" w:color="auto"/>
          </w:divBdr>
        </w:div>
        <w:div w:id="1941326969">
          <w:marLeft w:val="640"/>
          <w:marRight w:val="0"/>
          <w:marTop w:val="0"/>
          <w:marBottom w:val="0"/>
          <w:divBdr>
            <w:top w:val="none" w:sz="0" w:space="0" w:color="auto"/>
            <w:left w:val="none" w:sz="0" w:space="0" w:color="auto"/>
            <w:bottom w:val="none" w:sz="0" w:space="0" w:color="auto"/>
            <w:right w:val="none" w:sz="0" w:space="0" w:color="auto"/>
          </w:divBdr>
        </w:div>
        <w:div w:id="1527786786">
          <w:marLeft w:val="640"/>
          <w:marRight w:val="0"/>
          <w:marTop w:val="0"/>
          <w:marBottom w:val="0"/>
          <w:divBdr>
            <w:top w:val="none" w:sz="0" w:space="0" w:color="auto"/>
            <w:left w:val="none" w:sz="0" w:space="0" w:color="auto"/>
            <w:bottom w:val="none" w:sz="0" w:space="0" w:color="auto"/>
            <w:right w:val="none" w:sz="0" w:space="0" w:color="auto"/>
          </w:divBdr>
        </w:div>
        <w:div w:id="150369132">
          <w:marLeft w:val="640"/>
          <w:marRight w:val="0"/>
          <w:marTop w:val="0"/>
          <w:marBottom w:val="0"/>
          <w:divBdr>
            <w:top w:val="none" w:sz="0" w:space="0" w:color="auto"/>
            <w:left w:val="none" w:sz="0" w:space="0" w:color="auto"/>
            <w:bottom w:val="none" w:sz="0" w:space="0" w:color="auto"/>
            <w:right w:val="none" w:sz="0" w:space="0" w:color="auto"/>
          </w:divBdr>
        </w:div>
        <w:div w:id="2044403278">
          <w:marLeft w:val="640"/>
          <w:marRight w:val="0"/>
          <w:marTop w:val="0"/>
          <w:marBottom w:val="0"/>
          <w:divBdr>
            <w:top w:val="none" w:sz="0" w:space="0" w:color="auto"/>
            <w:left w:val="none" w:sz="0" w:space="0" w:color="auto"/>
            <w:bottom w:val="none" w:sz="0" w:space="0" w:color="auto"/>
            <w:right w:val="none" w:sz="0" w:space="0" w:color="auto"/>
          </w:divBdr>
        </w:div>
        <w:div w:id="628630063">
          <w:marLeft w:val="640"/>
          <w:marRight w:val="0"/>
          <w:marTop w:val="0"/>
          <w:marBottom w:val="0"/>
          <w:divBdr>
            <w:top w:val="none" w:sz="0" w:space="0" w:color="auto"/>
            <w:left w:val="none" w:sz="0" w:space="0" w:color="auto"/>
            <w:bottom w:val="none" w:sz="0" w:space="0" w:color="auto"/>
            <w:right w:val="none" w:sz="0" w:space="0" w:color="auto"/>
          </w:divBdr>
        </w:div>
        <w:div w:id="541333107">
          <w:marLeft w:val="640"/>
          <w:marRight w:val="0"/>
          <w:marTop w:val="0"/>
          <w:marBottom w:val="0"/>
          <w:divBdr>
            <w:top w:val="none" w:sz="0" w:space="0" w:color="auto"/>
            <w:left w:val="none" w:sz="0" w:space="0" w:color="auto"/>
            <w:bottom w:val="none" w:sz="0" w:space="0" w:color="auto"/>
            <w:right w:val="none" w:sz="0" w:space="0" w:color="auto"/>
          </w:divBdr>
        </w:div>
        <w:div w:id="924068223">
          <w:marLeft w:val="640"/>
          <w:marRight w:val="0"/>
          <w:marTop w:val="0"/>
          <w:marBottom w:val="0"/>
          <w:divBdr>
            <w:top w:val="none" w:sz="0" w:space="0" w:color="auto"/>
            <w:left w:val="none" w:sz="0" w:space="0" w:color="auto"/>
            <w:bottom w:val="none" w:sz="0" w:space="0" w:color="auto"/>
            <w:right w:val="none" w:sz="0" w:space="0" w:color="auto"/>
          </w:divBdr>
        </w:div>
        <w:div w:id="956987985">
          <w:marLeft w:val="640"/>
          <w:marRight w:val="0"/>
          <w:marTop w:val="0"/>
          <w:marBottom w:val="0"/>
          <w:divBdr>
            <w:top w:val="none" w:sz="0" w:space="0" w:color="auto"/>
            <w:left w:val="none" w:sz="0" w:space="0" w:color="auto"/>
            <w:bottom w:val="none" w:sz="0" w:space="0" w:color="auto"/>
            <w:right w:val="none" w:sz="0" w:space="0" w:color="auto"/>
          </w:divBdr>
        </w:div>
        <w:div w:id="897132152">
          <w:marLeft w:val="640"/>
          <w:marRight w:val="0"/>
          <w:marTop w:val="0"/>
          <w:marBottom w:val="0"/>
          <w:divBdr>
            <w:top w:val="none" w:sz="0" w:space="0" w:color="auto"/>
            <w:left w:val="none" w:sz="0" w:space="0" w:color="auto"/>
            <w:bottom w:val="none" w:sz="0" w:space="0" w:color="auto"/>
            <w:right w:val="none" w:sz="0" w:space="0" w:color="auto"/>
          </w:divBdr>
        </w:div>
        <w:div w:id="1926450423">
          <w:marLeft w:val="640"/>
          <w:marRight w:val="0"/>
          <w:marTop w:val="0"/>
          <w:marBottom w:val="0"/>
          <w:divBdr>
            <w:top w:val="none" w:sz="0" w:space="0" w:color="auto"/>
            <w:left w:val="none" w:sz="0" w:space="0" w:color="auto"/>
            <w:bottom w:val="none" w:sz="0" w:space="0" w:color="auto"/>
            <w:right w:val="none" w:sz="0" w:space="0" w:color="auto"/>
          </w:divBdr>
        </w:div>
        <w:div w:id="949893467">
          <w:marLeft w:val="640"/>
          <w:marRight w:val="0"/>
          <w:marTop w:val="0"/>
          <w:marBottom w:val="0"/>
          <w:divBdr>
            <w:top w:val="none" w:sz="0" w:space="0" w:color="auto"/>
            <w:left w:val="none" w:sz="0" w:space="0" w:color="auto"/>
            <w:bottom w:val="none" w:sz="0" w:space="0" w:color="auto"/>
            <w:right w:val="none" w:sz="0" w:space="0" w:color="auto"/>
          </w:divBdr>
        </w:div>
      </w:divsChild>
    </w:div>
    <w:div w:id="2121995476">
      <w:bodyDiv w:val="1"/>
      <w:marLeft w:val="0"/>
      <w:marRight w:val="0"/>
      <w:marTop w:val="0"/>
      <w:marBottom w:val="0"/>
      <w:divBdr>
        <w:top w:val="none" w:sz="0" w:space="0" w:color="auto"/>
        <w:left w:val="none" w:sz="0" w:space="0" w:color="auto"/>
        <w:bottom w:val="none" w:sz="0" w:space="0" w:color="auto"/>
        <w:right w:val="none" w:sz="0" w:space="0" w:color="auto"/>
      </w:divBdr>
      <w:divsChild>
        <w:div w:id="1918175039">
          <w:marLeft w:val="0"/>
          <w:marRight w:val="0"/>
          <w:marTop w:val="0"/>
          <w:marBottom w:val="0"/>
          <w:divBdr>
            <w:top w:val="none" w:sz="0" w:space="0" w:color="auto"/>
            <w:left w:val="none" w:sz="0" w:space="0" w:color="auto"/>
            <w:bottom w:val="none" w:sz="0" w:space="0" w:color="auto"/>
            <w:right w:val="none" w:sz="0" w:space="0" w:color="auto"/>
          </w:divBdr>
          <w:divsChild>
            <w:div w:id="1857427383">
              <w:marLeft w:val="0"/>
              <w:marRight w:val="0"/>
              <w:marTop w:val="0"/>
              <w:marBottom w:val="0"/>
              <w:divBdr>
                <w:top w:val="none" w:sz="0" w:space="0" w:color="auto"/>
                <w:left w:val="none" w:sz="0" w:space="0" w:color="auto"/>
                <w:bottom w:val="none" w:sz="0" w:space="0" w:color="auto"/>
                <w:right w:val="none" w:sz="0" w:space="0" w:color="auto"/>
              </w:divBdr>
            </w:div>
            <w:div w:id="902718911">
              <w:marLeft w:val="0"/>
              <w:marRight w:val="0"/>
              <w:marTop w:val="0"/>
              <w:marBottom w:val="0"/>
              <w:divBdr>
                <w:top w:val="none" w:sz="0" w:space="0" w:color="auto"/>
                <w:left w:val="none" w:sz="0" w:space="0" w:color="auto"/>
                <w:bottom w:val="none" w:sz="0" w:space="0" w:color="auto"/>
                <w:right w:val="none" w:sz="0" w:space="0" w:color="auto"/>
              </w:divBdr>
              <w:divsChild>
                <w:div w:id="1623657127">
                  <w:marLeft w:val="0"/>
                  <w:marRight w:val="0"/>
                  <w:marTop w:val="0"/>
                  <w:marBottom w:val="0"/>
                  <w:divBdr>
                    <w:top w:val="none" w:sz="0" w:space="0" w:color="auto"/>
                    <w:left w:val="none" w:sz="0" w:space="0" w:color="auto"/>
                    <w:bottom w:val="none" w:sz="0" w:space="0" w:color="auto"/>
                    <w:right w:val="none" w:sz="0" w:space="0" w:color="auto"/>
                  </w:divBdr>
                  <w:divsChild>
                    <w:div w:id="646252438">
                      <w:marLeft w:val="0"/>
                      <w:marRight w:val="0"/>
                      <w:marTop w:val="0"/>
                      <w:marBottom w:val="0"/>
                      <w:divBdr>
                        <w:top w:val="none" w:sz="0" w:space="0" w:color="auto"/>
                        <w:left w:val="none" w:sz="0" w:space="0" w:color="auto"/>
                        <w:bottom w:val="none" w:sz="0" w:space="0" w:color="auto"/>
                        <w:right w:val="none" w:sz="0" w:space="0" w:color="auto"/>
                      </w:divBdr>
                      <w:divsChild>
                        <w:div w:id="58139685">
                          <w:marLeft w:val="0"/>
                          <w:marRight w:val="0"/>
                          <w:marTop w:val="0"/>
                          <w:marBottom w:val="0"/>
                          <w:divBdr>
                            <w:top w:val="none" w:sz="0" w:space="0" w:color="auto"/>
                            <w:left w:val="none" w:sz="0" w:space="0" w:color="auto"/>
                            <w:bottom w:val="none" w:sz="0" w:space="0" w:color="auto"/>
                            <w:right w:val="none" w:sz="0" w:space="0" w:color="auto"/>
                          </w:divBdr>
                          <w:divsChild>
                            <w:div w:id="1172917633">
                              <w:marLeft w:val="0"/>
                              <w:marRight w:val="0"/>
                              <w:marTop w:val="0"/>
                              <w:marBottom w:val="0"/>
                              <w:divBdr>
                                <w:top w:val="none" w:sz="0" w:space="0" w:color="auto"/>
                                <w:left w:val="none" w:sz="0" w:space="0" w:color="auto"/>
                                <w:bottom w:val="none" w:sz="0" w:space="0" w:color="auto"/>
                                <w:right w:val="none" w:sz="0" w:space="0" w:color="auto"/>
                              </w:divBdr>
                            </w:div>
                            <w:div w:id="2091274395">
                              <w:marLeft w:val="0"/>
                              <w:marRight w:val="0"/>
                              <w:marTop w:val="0"/>
                              <w:marBottom w:val="0"/>
                              <w:divBdr>
                                <w:top w:val="none" w:sz="0" w:space="0" w:color="auto"/>
                                <w:left w:val="none" w:sz="0" w:space="0" w:color="auto"/>
                                <w:bottom w:val="none" w:sz="0" w:space="0" w:color="auto"/>
                                <w:right w:val="none" w:sz="0" w:space="0" w:color="auto"/>
                              </w:divBdr>
                            </w:div>
                            <w:div w:id="1918591780">
                              <w:marLeft w:val="0"/>
                              <w:marRight w:val="0"/>
                              <w:marTop w:val="0"/>
                              <w:marBottom w:val="0"/>
                              <w:divBdr>
                                <w:top w:val="none" w:sz="0" w:space="0" w:color="auto"/>
                                <w:left w:val="none" w:sz="0" w:space="0" w:color="auto"/>
                                <w:bottom w:val="none" w:sz="0" w:space="0" w:color="auto"/>
                                <w:right w:val="none" w:sz="0" w:space="0" w:color="auto"/>
                              </w:divBdr>
                            </w:div>
                            <w:div w:id="204401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00109">
                      <w:marLeft w:val="0"/>
                      <w:marRight w:val="0"/>
                      <w:marTop w:val="0"/>
                      <w:marBottom w:val="0"/>
                      <w:divBdr>
                        <w:top w:val="none" w:sz="0" w:space="0" w:color="auto"/>
                        <w:left w:val="none" w:sz="0" w:space="0" w:color="auto"/>
                        <w:bottom w:val="none" w:sz="0" w:space="0" w:color="auto"/>
                        <w:right w:val="none" w:sz="0" w:space="0" w:color="auto"/>
                      </w:divBdr>
                      <w:divsChild>
                        <w:div w:id="392699492">
                          <w:marLeft w:val="0"/>
                          <w:marRight w:val="0"/>
                          <w:marTop w:val="0"/>
                          <w:marBottom w:val="540"/>
                          <w:divBdr>
                            <w:top w:val="none" w:sz="0" w:space="0" w:color="auto"/>
                            <w:left w:val="none" w:sz="0" w:space="0" w:color="auto"/>
                            <w:bottom w:val="none" w:sz="0" w:space="0" w:color="auto"/>
                            <w:right w:val="none" w:sz="0" w:space="0" w:color="auto"/>
                          </w:divBdr>
                          <w:divsChild>
                            <w:div w:id="861895389">
                              <w:marLeft w:val="0"/>
                              <w:marRight w:val="0"/>
                              <w:marTop w:val="0"/>
                              <w:marBottom w:val="0"/>
                              <w:divBdr>
                                <w:top w:val="none" w:sz="0" w:space="0" w:color="auto"/>
                                <w:left w:val="none" w:sz="0" w:space="0" w:color="auto"/>
                                <w:bottom w:val="none" w:sz="0" w:space="0" w:color="auto"/>
                                <w:right w:val="none" w:sz="0" w:space="0" w:color="auto"/>
                              </w:divBdr>
                              <w:divsChild>
                                <w:div w:id="237597305">
                                  <w:marLeft w:val="0"/>
                                  <w:marRight w:val="0"/>
                                  <w:marTop w:val="0"/>
                                  <w:marBottom w:val="0"/>
                                  <w:divBdr>
                                    <w:top w:val="none" w:sz="0" w:space="0" w:color="auto"/>
                                    <w:left w:val="none" w:sz="0" w:space="0" w:color="auto"/>
                                    <w:bottom w:val="none" w:sz="0" w:space="0" w:color="auto"/>
                                    <w:right w:val="none" w:sz="0" w:space="0" w:color="auto"/>
                                  </w:divBdr>
                                  <w:divsChild>
                                    <w:div w:id="357775349">
                                      <w:marLeft w:val="0"/>
                                      <w:marRight w:val="0"/>
                                      <w:marTop w:val="0"/>
                                      <w:marBottom w:val="0"/>
                                      <w:divBdr>
                                        <w:top w:val="none" w:sz="0" w:space="0" w:color="auto"/>
                                        <w:left w:val="none" w:sz="0" w:space="0" w:color="auto"/>
                                        <w:bottom w:val="none" w:sz="0" w:space="0" w:color="auto"/>
                                        <w:right w:val="none" w:sz="0" w:space="0" w:color="auto"/>
                                      </w:divBdr>
                                    </w:div>
                                    <w:div w:id="1384451030">
                                      <w:marLeft w:val="0"/>
                                      <w:marRight w:val="0"/>
                                      <w:marTop w:val="0"/>
                                      <w:marBottom w:val="0"/>
                                      <w:divBdr>
                                        <w:top w:val="none" w:sz="0" w:space="0" w:color="auto"/>
                                        <w:left w:val="none" w:sz="0" w:space="0" w:color="auto"/>
                                        <w:bottom w:val="none" w:sz="0" w:space="0" w:color="auto"/>
                                        <w:right w:val="none" w:sz="0" w:space="0" w:color="auto"/>
                                      </w:divBdr>
                                    </w:div>
                                    <w:div w:id="190844544">
                                      <w:marLeft w:val="0"/>
                                      <w:marRight w:val="0"/>
                                      <w:marTop w:val="0"/>
                                      <w:marBottom w:val="0"/>
                                      <w:divBdr>
                                        <w:top w:val="none" w:sz="0" w:space="0" w:color="auto"/>
                                        <w:left w:val="none" w:sz="0" w:space="0" w:color="auto"/>
                                        <w:bottom w:val="none" w:sz="0" w:space="0" w:color="auto"/>
                                        <w:right w:val="none" w:sz="0" w:space="0" w:color="auto"/>
                                      </w:divBdr>
                                    </w:div>
                                    <w:div w:id="1189484389">
                                      <w:marLeft w:val="0"/>
                                      <w:marRight w:val="0"/>
                                      <w:marTop w:val="0"/>
                                      <w:marBottom w:val="0"/>
                                      <w:divBdr>
                                        <w:top w:val="none" w:sz="0" w:space="0" w:color="auto"/>
                                        <w:left w:val="none" w:sz="0" w:space="0" w:color="auto"/>
                                        <w:bottom w:val="none" w:sz="0" w:space="0" w:color="auto"/>
                                        <w:right w:val="none" w:sz="0" w:space="0" w:color="auto"/>
                                      </w:divBdr>
                                    </w:div>
                                    <w:div w:id="153841087">
                                      <w:marLeft w:val="0"/>
                                      <w:marRight w:val="0"/>
                                      <w:marTop w:val="0"/>
                                      <w:marBottom w:val="0"/>
                                      <w:divBdr>
                                        <w:top w:val="none" w:sz="0" w:space="0" w:color="auto"/>
                                        <w:left w:val="none" w:sz="0" w:space="0" w:color="auto"/>
                                        <w:bottom w:val="none" w:sz="0" w:space="0" w:color="auto"/>
                                        <w:right w:val="none" w:sz="0" w:space="0" w:color="auto"/>
                                      </w:divBdr>
                                    </w:div>
                                    <w:div w:id="1331055594">
                                      <w:marLeft w:val="0"/>
                                      <w:marRight w:val="0"/>
                                      <w:marTop w:val="0"/>
                                      <w:marBottom w:val="0"/>
                                      <w:divBdr>
                                        <w:top w:val="none" w:sz="0" w:space="0" w:color="auto"/>
                                        <w:left w:val="none" w:sz="0" w:space="0" w:color="auto"/>
                                        <w:bottom w:val="none" w:sz="0" w:space="0" w:color="auto"/>
                                        <w:right w:val="none" w:sz="0" w:space="0" w:color="auto"/>
                                      </w:divBdr>
                                    </w:div>
                                    <w:div w:id="2092462076">
                                      <w:marLeft w:val="0"/>
                                      <w:marRight w:val="0"/>
                                      <w:marTop w:val="0"/>
                                      <w:marBottom w:val="0"/>
                                      <w:divBdr>
                                        <w:top w:val="none" w:sz="0" w:space="0" w:color="auto"/>
                                        <w:left w:val="none" w:sz="0" w:space="0" w:color="auto"/>
                                        <w:bottom w:val="none" w:sz="0" w:space="0" w:color="auto"/>
                                        <w:right w:val="none" w:sz="0" w:space="0" w:color="auto"/>
                                      </w:divBdr>
                                    </w:div>
                                    <w:div w:id="1365866242">
                                      <w:marLeft w:val="0"/>
                                      <w:marRight w:val="0"/>
                                      <w:marTop w:val="0"/>
                                      <w:marBottom w:val="0"/>
                                      <w:divBdr>
                                        <w:top w:val="none" w:sz="0" w:space="0" w:color="auto"/>
                                        <w:left w:val="none" w:sz="0" w:space="0" w:color="auto"/>
                                        <w:bottom w:val="none" w:sz="0" w:space="0" w:color="auto"/>
                                        <w:right w:val="none" w:sz="0" w:space="0" w:color="auto"/>
                                      </w:divBdr>
                                    </w:div>
                                    <w:div w:id="790133012">
                                      <w:marLeft w:val="0"/>
                                      <w:marRight w:val="0"/>
                                      <w:marTop w:val="0"/>
                                      <w:marBottom w:val="0"/>
                                      <w:divBdr>
                                        <w:top w:val="none" w:sz="0" w:space="0" w:color="auto"/>
                                        <w:left w:val="none" w:sz="0" w:space="0" w:color="auto"/>
                                        <w:bottom w:val="none" w:sz="0" w:space="0" w:color="auto"/>
                                        <w:right w:val="none" w:sz="0" w:space="0" w:color="auto"/>
                                      </w:divBdr>
                                    </w:div>
                                    <w:div w:id="843738376">
                                      <w:marLeft w:val="0"/>
                                      <w:marRight w:val="0"/>
                                      <w:marTop w:val="0"/>
                                      <w:marBottom w:val="0"/>
                                      <w:divBdr>
                                        <w:top w:val="none" w:sz="0" w:space="0" w:color="auto"/>
                                        <w:left w:val="none" w:sz="0" w:space="0" w:color="auto"/>
                                        <w:bottom w:val="none" w:sz="0" w:space="0" w:color="auto"/>
                                        <w:right w:val="none" w:sz="0" w:space="0" w:color="auto"/>
                                      </w:divBdr>
                                    </w:div>
                                    <w:div w:id="181294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614429">
                      <w:marLeft w:val="0"/>
                      <w:marRight w:val="0"/>
                      <w:marTop w:val="0"/>
                      <w:marBottom w:val="270"/>
                      <w:divBdr>
                        <w:top w:val="single" w:sz="6" w:space="0" w:color="C0C0C0"/>
                        <w:left w:val="single" w:sz="6" w:space="0" w:color="C0C0C0"/>
                        <w:bottom w:val="single" w:sz="6" w:space="0" w:color="C0C0C0"/>
                        <w:right w:val="single" w:sz="6" w:space="0" w:color="C0C0C0"/>
                      </w:divBdr>
                    </w:div>
                    <w:div w:id="30659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tiff"/><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2.tif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1.tiff"/><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hyperlink" Target="https://doi.org/10.1371/journal.pone.0050476"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6236C03D-C263-4BB2-8FE5-6B56FBC1CB03}"/>
      </w:docPartPr>
      <w:docPartBody>
        <w:p w:rsidR="00F554B3" w:rsidRDefault="003B58CB">
          <w:r w:rsidRPr="006805E8">
            <w:rPr>
              <w:rStyle w:val="PlaceholderText"/>
            </w:rPr>
            <w:t>Click or tap here to enter text.</w:t>
          </w:r>
        </w:p>
      </w:docPartBody>
    </w:docPart>
    <w:docPart>
      <w:docPartPr>
        <w:name w:val="1D42B9A7579A4E39B426EBA69A475825"/>
        <w:category>
          <w:name w:val="General"/>
          <w:gallery w:val="placeholder"/>
        </w:category>
        <w:types>
          <w:type w:val="bbPlcHdr"/>
        </w:types>
        <w:behaviors>
          <w:behavior w:val="content"/>
        </w:behaviors>
        <w:guid w:val="{05776786-79BE-4462-A887-57B3D5BF122A}"/>
      </w:docPartPr>
      <w:docPartBody>
        <w:p w:rsidR="00000000" w:rsidRDefault="00F558CB" w:rsidP="00F558CB">
          <w:pPr>
            <w:pStyle w:val="1D42B9A7579A4E39B426EBA69A475825"/>
          </w:pPr>
          <w:r w:rsidRPr="00DB0C6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8CB"/>
    <w:rsid w:val="00097584"/>
    <w:rsid w:val="003B58CB"/>
    <w:rsid w:val="006212A8"/>
    <w:rsid w:val="006D69A2"/>
    <w:rsid w:val="007B7CDA"/>
    <w:rsid w:val="00815132"/>
    <w:rsid w:val="009108B0"/>
    <w:rsid w:val="00AC227B"/>
    <w:rsid w:val="00CC659E"/>
    <w:rsid w:val="00D133E4"/>
    <w:rsid w:val="00E84AAF"/>
    <w:rsid w:val="00F554B3"/>
    <w:rsid w:val="00F558CB"/>
    <w:rsid w:val="00FC16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558CB"/>
    <w:rPr>
      <w:color w:val="666666"/>
    </w:rPr>
  </w:style>
  <w:style w:type="paragraph" w:customStyle="1" w:styleId="1D42B9A7579A4E39B426EBA69A475825">
    <w:name w:val="1D42B9A7579A4E39B426EBA69A475825"/>
    <w:rsid w:val="00F558CB"/>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3E2AD4A-878A-42B0-B1AF-9B10B183EEA7}">
  <we:reference id="wa104382081" version="1.55.1.0" store="en-US" storeType="OMEX"/>
  <we:alternateReferences>
    <we:reference id="wa104382081" version="1.55.1.0" store="" storeType="OMEX"/>
  </we:alternateReferences>
  <we:properties>
    <we:property name="MENDELEY_CITATIONS" value="[{&quot;citationID&quot;:&quot;MENDELEY_CITATION_6a6d47e1-cda4-4d2f-8f0c-a9492d13e103&quot;,&quot;properties&quot;:{&quot;noteIndex&quot;:0},&quot;isEdited&quot;:false,&quot;manualOverride&quot;:{&quot;isManuallyOverridden&quot;:false,&quot;citeprocText&quot;:&quot;(1)&quot;,&quot;manualOverrideText&quot;:&quot;&quot;},&quot;citationTag&quot;:&quot;MENDELEY_CITATION_v3_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&quot;,&quot;citationItems&quot;:[{&quot;id&quot;:&quot;b2a4f683-b040-37df-bc2e-2013dc08b5a0&quot;,&quot;itemData&quot;:{&quot;type&quot;:&quot;article&quot;,&quot;id&quot;:&quot;b2a4f683-b040-37df-bc2e-2013dc08b5a0&quot;,&quot;title&quot;:&quot;Chikungunya: Epidemiology, Pathogenesis, Clinical Features, Management, and Prevention&quot;,&quot;author&quot;:[{&quot;family&quot;:&quot;Vairo&quot;,&quot;given&quot;:&quot;Francesco&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Ntoumi&quot;,&quot;given&quot;:&quot;Francine&quot;,&quot;parse-names&quot;:false,&quot;dropping-particle&quot;:&quot;&quot;,&quot;non-dropping-particle&quot;:&quot;&quot;},{&quot;family&quot;:&quot;Ippolito&quot;,&quot;given&quot;:&quot;Giuseppe&quot;,&quot;parse-names&quot;:false,&quot;dropping-particle&quot;:&quot;&quot;,&quot;non-dropping-particle&quot;:&quot;&quot;},{&quot;family&quot;:&quot;Zumla&quot;,&quot;given&quot;:&quot;Alimuddin&quot;,&quot;parse-names&quot;:false,&quot;dropping-particle&quot;:&quot;&quot;,&quot;non-dropping-particle&quot;:&quot;&quot;}],&quot;container-title&quot;:&quot;Infectious Disease Clinics of North America&quot;,&quot;container-title-short&quot;:&quot;Infect Dis Clin North Am&quot;,&quot;DOI&quot;:&quot;10.1016/j.idc.2019.08.006&quot;,&quot;ISSN&quot;:&quot;15579824&quot;,&quot;issued&quot;:{&quot;date-parts&quot;:[[2019,12,1]]},&quot;page&quot;:&quot;1003-1025&quot;,&quot;abstract&quot;:&quot;Chikungunya, a zoonotic disease caused by the Chikungunya virus (CHIKV), is transmitted by infected Aedes spp mosquitoes. CHIKV has now spread to more than 100 countries and is listed on the WHO Blueprint priority pathogens. After an incubation period of 1 to 12 days, symptoms similar to other febrile infections appear, with a sudden onset of high fever, nausea, polyarthralgia, myalgia, widespread skin rash, and conjunctivitis. Serious complications include myocarditis, uveitis, retinitis, hepatitis, acute renal disease, severe bullous lesions, meningoencephalitis, Guillain-Barré syndrome, myelitis, and cranial nerve palsies. Treatment is supportive; there is no specific antiviral treatment and no effective vaccine.&quot;,&quot;publisher&quot;:&quot;W.B. Saunders&quot;,&quot;issue&quot;:&quot;4&quot;,&quot;volume&quot;:&quot;33&quot;},&quot;isTemporary&quot;:false}]},{&quot;citationID&quot;:&quot;MENDELEY_CITATION_f24243d4-4a98-4f9b-8d86-f27da7b621a0&quot;,&quot;properties&quot;:{&quot;noteIndex&quot;:0},&quot;isEdited&quot;:false,&quot;manualOverride&quot;:{&quot;isManuallyOverridden&quot;:false,&quot;citeprocText&quot;:&quot;(2)&quot;,&quot;manualOverrideText&quot;:&quot;&quot;},&quot;citationTag&quot;:&quot;MENDELEY_CITATION_v3_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&quot;,&quot;citationItems&quot;:[{&quot;id&quot;:&quot;5cd067c0-8c02-3da3-bd89-757218f5b620&quot;,&quot;itemData&quot;:{&quot;type&quot;:&quot;article-journal&quot;,&quot;id&quot;:&quot;5cd067c0-8c02-3da3-bd89-757218f5b620&quot;,&quot;title&quot;:&quot;An epidemic of virus disease in Southern Province, Tanganyika territory, in 1952–1953&quot;,&quot;author&quot;:[{&quot;family&quot;:&quot;Robinson MC&quot;,&quot;given&quot;:&quot;&quot;,&quot;parse-names&quot;:false,&quot;dropping-particle&quot;:&quot;&quot;,&quot;non-dropping-particle&quot;:&quot;&quot;}],&quot;container-title&quot;:&quot;Trans R Soc Trop Med Hyg&quot;,&quot;issued&quot;:{&quot;date-parts&quot;:[[1955]]},&quot;page&quot;:&quot;28-32&quot;,&quot;volume&quot;:&quot;49&quot;,&quot;container-title-short&quot;:&quot;&quot;},&quot;isTemporary&quot;:false}]},{&quot;citationID&quot;:&quot;MENDELEY_CITATION_14deb321-c01c-4b83-9a93-9183472e8181&quot;,&quot;properties&quot;:{&quot;noteIndex&quot;:0},&quot;isEdited&quot;:false,&quot;manualOverride&quot;:{&quot;isManuallyOverridden&quot;:false,&quot;citeprocText&quot;:&quot;(3)&quot;,&quot;manualOverrideText&quot;:&quot;&quot;},&quot;citationTag&quot;:&quot;MENDELEY_CITATION_v3_eyJjaXRhdGlvbklEIjoiTUVOREVMRVlfQ0lUQVRJT05fMTRkZWIzMjEtYzAxYy00YjgzLTlhOTMtOTE4MzQ3MmU4MTgxIiwicHJvcGVydGllcyI6eyJub3RlSW5kZXgiOjB9LCJpc0VkaXRlZCI6ZmFsc2UsIm1hbnVhbE92ZXJyaWRlIjp7ImlzTWFudWFsbHlPdmVycmlkZGVuIjpmYWxzZSwiY2l0ZXByb2NUZXh0IjoiKDMpIiwibWFudWFsT3ZlcnJpZGVUZXh0IjoiIn0sImNpdGF0aW9uSXRlbXMiOlt7ImlkIjoiZDYwMmZkNzctY2NiYi0zMzdlLTg1NDUtYzhlODU3Y2QxYmMzIiwiaXRlbURhdGEiOnsidHlwZSI6ImFydGljbGUtam91cm5hbCIsImlkIjoiZDYwMmZkNzctY2NiYi0zMzdlLTg1NDUtYzhlODU3Y2QxYmMz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&quot;,&quot;citationItems&quot;:[{&quot;id&quot;:&quot;d602fd77-ccbb-337e-8545-c8e857cd1bc3&quot;,&quot;itemData&quot;:{&quot;type&quot;:&quot;article-journal&quot;,&quot;id&quot;:&quot;d602fd77-ccbb-337e-8545-c8e857cd1bc3&quot;,&quot;title&quot;:&quot;A Model for a Chikungunya Outbreak in a Rural Cambodian Setting: Implications for Disease Control in Uninfected Areas&quot;,&quot;author&quot;:[{&quot;family&quot;:&quot;Robinson&quot;,&quot;given&quot;:&quot;Marguerite&quot;,&quot;parse-names&quot;:false,&quot;dropping-particle&quot;:&quot;&quot;,&quot;non-dropping-particle&quot;:&quot;&quot;},{&quot;family&quot;:&quot;Conan&quot;,&quot;given&quot;:&quot;Anne&quot;,&quot;parse-names&quot;:false,&quot;dropping-particle&quot;:&quot;&quot;,&quot;non-dropping-particle&quot;:&quot;&quot;},{&quot;family&quot;:&quot;Duong&quot;,&quot;given&quot;:&quot;Veasna&quot;,&quot;parse-names&quot;:false,&quot;dropping-particle&quot;:&quot;&quot;,&quot;non-dropping-particle&quot;:&quot;&quot;},{&quot;family&quot;:&quot;Ly&quot;,&quot;given&quot;:&quot;Sowath&quot;,&quot;parse-names&quot;:false,&quot;dropping-particle&quot;:&quot;&quot;,&quot;non-dropping-particle&quot;:&quot;&quot;},{&quot;family&quot;:&quot;Ngan&quot;,&quot;given&quot;:&quot;Chantha&quot;,&quot;parse-names&quot;:false,&quot;dropping-particle&quot;:&quot;&quot;,&quot;non-dropping-particle&quot;:&quot;&quot;},{&quot;family&quot;:&quot;Buchy&quot;,&quot;given&quot;:&quot;Philippe&quot;,&quot;parse-names&quot;:false,&quot;dropping-particle&quot;:&quot;&quot;,&quot;non-dropping-particle&quot;:&quot;&quot;},{&quot;family&quot;:&quot;Tarantola&quot;,&quot;given&quot;:&quot;Arnaud&quot;,&quot;parse-names&quot;:false,&quot;dropping-particle&quot;:&quot;&quot;,&quot;non-dropping-particle&quot;:&quot;&quot;},{&quot;family&quot;:&quot;Rodó&quot;,&quot;given&quot;:&quot;Xavier&quot;,&quot;parse-names&quot;:false,&quot;dropping-particle&quot;:&quot;&quot;,&quot;non-dropping-particle&quot;:&quot;&quot;}],&quot;container-title&quot;:&quot;PLoS Neglected Tropical Diseases&quot;,&quot;container-title-short&quot;:&quot;PLoS Negl Trop Dis&quot;,&quot;DOI&quot;:&quot;10.1371/journal.pntd.0003120&quot;,&quot;ISSN&quot;:&quot;19352735&quot;,&quot;issued&quot;:{&quot;date-parts&quot;:[[2014]]},&quot;page&quot;:&quot;12-14&quot;,&quot;abstract&quot;:&quot;Following almost 30 years of relative silence, chikungunya fever reemerged in Kenya in 2004. It subsequently spread to the islands of the Indian Ocean, reaching Southeast Asia in 2006. The virus was first detected in Cambodia in 2011 and a large outbreak occurred in the village of Trapeang Roka Kampong Speu Province in March 2012, in which 44% of the villagers had a recent infection biologically confirmed. The epidemic curve was constructed from the number of biologically-confirmed CHIKV cases per day determined from the date of fever onset, which was self-reported during a data collection campaign conducted in the village after the outbreak. All individuals participating in the campaign had infections confirmed by laboratory analysis, allowing for the identification of asymptomatic cases and those with an unreported date of fever onset. We develop a stochastic model explicitly including such cases, all of whom do not appear on the epidemic curve. We estimate the basic reproduction number of the outbreak to be 6.46 (95% C.I. [6.24, 6.78]). We show that this estimate is particularly sensitive to changes in the biting rate and mosquito longevity. Our model also indicates that the infection was more widespread within the population on the reported epidemic start date. We show that the exclusion of asymptomatic cases and cases with undocumented onset dates can lead to an underestimation of the reproduction number which, in turn, could negatively impact control strategies implemented by public health authorities. We highlight the need for properly documenting newly emerging pathogens in immunologically naive populations and the importance of identifying the route of disease introduction.&quot;,&quot;issue&quot;:&quot;9&quot;,&quot;volume&quot;:&quot;8&quot;},&quot;isTemporary&quot;:false}]},{&quot;citationID&quot;:&quot;MENDELEY_CITATION_1307368e-9dcd-4eb0-80fc-a3092aa24e49&quot;,&quot;properties&quot;:{&quot;noteIndex&quot;:0},&quot;isEdited&quot;:false,&quot;manualOverride&quot;:{&quot;isManuallyOverridden&quot;:false,&quot;citeprocText&quot;:&quot;(3)&quot;,&quot;manualOverrideText&quot;:&quot;&quot;},&quot;citationTag&quot;:&quot;MENDELEY_CITATION_v3_eyJjaXRhdGlvbklEIjoiTUVOREVMRVlfQ0lUQVRJT05fMTMwNzM2OGUtOWRjZC00ZWIwLTgwZmMtYTMwOTJhYTI0ZTQ5IiwicHJvcGVydGllcyI6eyJub3RlSW5kZXgiOjB9LCJpc0VkaXRlZCI6ZmFsc2UsIm1hbnVhbE92ZXJyaWRlIjp7ImlzTWFudWFsbHlPdmVycmlkZGVuIjpmYWxzZSwiY2l0ZXByb2NUZXh0IjoiKDMpIiwibWFudWFsT3ZlcnJpZGVUZXh0IjoiIn0sImNpdGF0aW9uSXRlbXMiOlt7ImlkIjoiZDYwMmZkNzctY2NiYi0zMzdlLTg1NDUtYzhlODU3Y2QxYmMzIiwiaXRlbURhdGEiOnsidHlwZSI6ImFydGljbGUtam91cm5hbCIsImlkIjoiZDYwMmZkNzctY2NiYi0zMzdlLTg1NDUtYzhlODU3Y2QxYmMz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&quot;,&quot;citationItems&quot;:[{&quot;id&quot;:&quot;d602fd77-ccbb-337e-8545-c8e857cd1bc3&quot;,&quot;itemData&quot;:{&quot;type&quot;:&quot;article-journal&quot;,&quot;id&quot;:&quot;d602fd77-ccbb-337e-8545-c8e857cd1bc3&quot;,&quot;title&quot;:&quot;A Model for a Chikungunya Outbreak in a Rural Cambodian Setting: Implications for Disease Control in Uninfected Areas&quot;,&quot;author&quot;:[{&quot;family&quot;:&quot;Robinson&quot;,&quot;given&quot;:&quot;Marguerite&quot;,&quot;parse-names&quot;:false,&quot;dropping-particle&quot;:&quot;&quot;,&quot;non-dropping-particle&quot;:&quot;&quot;},{&quot;family&quot;:&quot;Conan&quot;,&quot;given&quot;:&quot;Anne&quot;,&quot;parse-names&quot;:false,&quot;dropping-particle&quot;:&quot;&quot;,&quot;non-dropping-particle&quot;:&quot;&quot;},{&quot;family&quot;:&quot;Duong&quot;,&quot;given&quot;:&quot;Veasna&quot;,&quot;parse-names&quot;:false,&quot;dropping-particle&quot;:&quot;&quot;,&quot;non-dropping-particle&quot;:&quot;&quot;},{&quot;family&quot;:&quot;Ly&quot;,&quot;given&quot;:&quot;Sowath&quot;,&quot;parse-names&quot;:false,&quot;dropping-particle&quot;:&quot;&quot;,&quot;non-dropping-particle&quot;:&quot;&quot;},{&quot;family&quot;:&quot;Ngan&quot;,&quot;given&quot;:&quot;Chantha&quot;,&quot;parse-names&quot;:false,&quot;dropping-particle&quot;:&quot;&quot;,&quot;non-dropping-particle&quot;:&quot;&quot;},{&quot;family&quot;:&quot;Buchy&quot;,&quot;given&quot;:&quot;Philippe&quot;,&quot;parse-names&quot;:false,&quot;dropping-particle&quot;:&quot;&quot;,&quot;non-dropping-particle&quot;:&quot;&quot;},{&quot;family&quot;:&quot;Tarantola&quot;,&quot;given&quot;:&quot;Arnaud&quot;,&quot;parse-names&quot;:false,&quot;dropping-particle&quot;:&quot;&quot;,&quot;non-dropping-particle&quot;:&quot;&quot;},{&quot;family&quot;:&quot;Rodó&quot;,&quot;given&quot;:&quot;Xavier&quot;,&quot;parse-names&quot;:false,&quot;dropping-particle&quot;:&quot;&quot;,&quot;non-dropping-particle&quot;:&quot;&quot;}],&quot;container-title&quot;:&quot;PLoS Neglected Tropical Diseases&quot;,&quot;container-title-short&quot;:&quot;PLoS Negl Trop Dis&quot;,&quot;DOI&quot;:&quot;10.1371/journal.pntd.0003120&quot;,&quot;ISSN&quot;:&quot;19352735&quot;,&quot;issued&quot;:{&quot;date-parts&quot;:[[2014]]},&quot;page&quot;:&quot;12-14&quot;,&quot;abstract&quot;:&quot;Following almost 30 years of relative silence, chikungunya fever reemerged in Kenya in 2004. It subsequently spread to the islands of the Indian Ocean, reaching Southeast Asia in 2006. The virus was first detected in Cambodia in 2011 and a large outbreak occurred in the village of Trapeang Roka Kampong Speu Province in March 2012, in which 44% of the villagers had a recent infection biologically confirmed. The epidemic curve was constructed from the number of biologically-confirmed CHIKV cases per day determined from the date of fever onset, which was self-reported during a data collection campaign conducted in the village after the outbreak. All individuals participating in the campaign had infections confirmed by laboratory analysis, allowing for the identification of asymptomatic cases and those with an unreported date of fever onset. We develop a stochastic model explicitly including such cases, all of whom do not appear on the epidemic curve. We estimate the basic reproduction number of the outbreak to be 6.46 (95% C.I. [6.24, 6.78]). We show that this estimate is particularly sensitive to changes in the biting rate and mosquito longevity. Our model also indicates that the infection was more widespread within the population on the reported epidemic start date. We show that the exclusion of asymptomatic cases and cases with undocumented onset dates can lead to an underestimation of the reproduction number which, in turn, could negatively impact control strategies implemented by public health authorities. We highlight the need for properly documenting newly emerging pathogens in immunologically naive populations and the importance of identifying the route of disease introduction.&quot;,&quot;issue&quot;:&quot;9&quot;,&quot;volume&quot;:&quot;8&quot;},&quot;isTemporary&quot;:false}]},{&quot;citationID&quot;:&quot;MENDELEY_CITATION_7a74d32f-51bd-45f9-871e-3403633251c8&quot;,&quot;properties&quot;:{&quot;noteIndex&quot;:0},&quot;isEdited&quot;:false,&quot;manualOverride&quot;:{&quot;isManuallyOverridden&quot;:false,&quot;citeprocText&quot;:&quot;(3,4)&quot;,&quot;manualOverrideText&quot;:&quot;&quot;},&quot;citationTag&quot;:&quot;MENDELEY_CITATION_v3_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&quot;,&quot;citationItems&quot;:[{&quot;id&quot;:&quot;4edfa71e-59e2-38d5-bec4-b4b3f6415520&quot;,&quot;itemData&quot;:{&quot;type&quot;:&quot;article-journal&quot;,&quot;id&quot;:&quot;4edfa71e-59e2-38d5-bec4-b4b3f6415520&quot;,&quot;title&quot;:&quot;A Mathematical Model of Chikungunya Dynamics and Control: The Major Epidemic on Réunion Island&quot;,&quot;author&quot;:[{&quot;family&quot;:&quot;Yakob&quot;,&quot;given&quot;:&quot;Laith&quot;,&quot;parse-names&quot;:false,&quot;dropping-particle&quot;:&quot;&quot;,&quot;non-dropping-particle&quot;:&quot;&quot;},{&quot;family&quot;:&quot;Clements&quot;,&quot;given&quot;:&quot;Archie C A&quot;,&quot;parse-names&quot;:false,&quot;dropping-particle&quot;:&quot;&quot;,&quot;non-dropping-particle&quot;:&quot;&quot;}],&quot;container-title&quot;:&quot;PLoS ONE&quot;,&quot;container-title-short&quot;:&quot;PLoS One&quot;,&quot;DOI&quot;:&quot;10.1371/journal.pone.0057448&quot;,&quot;ISSN&quot;:&quot;19326203&quot;,&quot;issued&quot;:{&quot;date-parts&quot;:[[2013]]},&quot;page&quot;:&quot;1-6&quot;,&quot;abstract&quot;:&quot;Chikungunya is a re-emerging arboviral disease transmitted by Aedes spp. mosquitoes. Although principally endemic to Africa and Asia, recent outbreaks have occurred in Europe following introductions by returning travellers. A particularly large outbreak occurred on Réunion Island in 2006, the published data from which forms the basis of the current study. A simple, deterministic mathematical model of the transmission of the virus between humans and mosquitoes was constructed and parameterised with the up-to-date literature on infection biology. The model is fitted to the large Réunion epidemic, resulting in an estimate of 4.1 for the type reproduction number of chikungunya. Although simplistic, the model provided a close approximation of both the peak incidence of the outbreak and the final epidemic size. Sensitivity analysis using Monte Carlo simulation demonstrated the strong influence that both the latent period of infection in humans and the pre-patent period have on these two epidemiological outcomes. We show why separating these variables, which are epidemiologically distinct in chikungunya infections, is not only necessary for accurate model fitting but also important in informing control.&quot;,&quot;issue&quot;:&quot;3&quot;,&quot;volume&quot;:&quot;8&quot;},&quot;isTemporary&quot;:false},{&quot;id&quot;:&quot;d602fd77-ccbb-337e-8545-c8e857cd1bc3&quot;,&quot;itemData&quot;:{&quot;type&quot;:&quot;article-journal&quot;,&quot;id&quot;:&quot;d602fd77-ccbb-337e-8545-c8e857cd1bc3&quot;,&quot;title&quot;:&quot;A Model for a Chikungunya Outbreak in a Rural Cambodian Setting: Implications for Disease Control in Uninfected Areas&quot;,&quot;author&quot;:[{&quot;family&quot;:&quot;Robinson&quot;,&quot;given&quot;:&quot;Marguerite&quot;,&quot;parse-names&quot;:false,&quot;dropping-particle&quot;:&quot;&quot;,&quot;non-dropping-particle&quot;:&quot;&quot;},{&quot;family&quot;:&quot;Conan&quot;,&quot;given&quot;:&quot;Anne&quot;,&quot;parse-names&quot;:false,&quot;dropping-particle&quot;:&quot;&quot;,&quot;non-dropping-particle&quot;:&quot;&quot;},{&quot;family&quot;:&quot;Duong&quot;,&quot;given&quot;:&quot;Veasna&quot;,&quot;parse-names&quot;:false,&quot;dropping-particle&quot;:&quot;&quot;,&quot;non-dropping-particle&quot;:&quot;&quot;},{&quot;family&quot;:&quot;Ly&quot;,&quot;given&quot;:&quot;Sowath&quot;,&quot;parse-names&quot;:false,&quot;dropping-particle&quot;:&quot;&quot;,&quot;non-dropping-particle&quot;:&quot;&quot;},{&quot;family&quot;:&quot;Ngan&quot;,&quot;given&quot;:&quot;Chantha&quot;,&quot;parse-names&quot;:false,&quot;dropping-particle&quot;:&quot;&quot;,&quot;non-dropping-particle&quot;:&quot;&quot;},{&quot;family&quot;:&quot;Buchy&quot;,&quot;given&quot;:&quot;Philippe&quot;,&quot;parse-names&quot;:false,&quot;dropping-particle&quot;:&quot;&quot;,&quot;non-dropping-particle&quot;:&quot;&quot;},{&quot;family&quot;:&quot;Tarantola&quot;,&quot;given&quot;:&quot;Arnaud&quot;,&quot;parse-names&quot;:false,&quot;dropping-particle&quot;:&quot;&quot;,&quot;non-dropping-particle&quot;:&quot;&quot;},{&quot;family&quot;:&quot;Rodó&quot;,&quot;given&quot;:&quot;Xavier&quot;,&quot;parse-names&quot;:false,&quot;dropping-particle&quot;:&quot;&quot;,&quot;non-dropping-particle&quot;:&quot;&quot;}],&quot;container-title&quot;:&quot;PLoS Neglected Tropical Diseases&quot;,&quot;container-title-short&quot;:&quot;PLoS Negl Trop Dis&quot;,&quot;DOI&quot;:&quot;10.1371/journal.pntd.0003120&quot;,&quot;ISSN&quot;:&quot;19352735&quot;,&quot;issued&quot;:{&quot;date-parts&quot;:[[2014]]},&quot;page&quot;:&quot;12-14&quot;,&quot;abstract&quot;:&quot;Following almost 30 years of relative silence, chikungunya fever reemerged in Kenya in 2004. It subsequently spread to the islands of the Indian Ocean, reaching Southeast Asia in 2006. The virus was first detected in Cambodia in 2011 and a large outbreak occurred in the village of Trapeang Roka Kampong Speu Province in March 2012, in which 44% of the villagers had a recent infection biologically confirmed. The epidemic curve was constructed from the number of biologically-confirmed CHIKV cases per day determined from the date of fever onset, which was self-reported during a data collection campaign conducted in the village after the outbreak. All individuals participating in the campaign had infections confirmed by laboratory analysis, allowing for the identification of asymptomatic cases and those with an unreported date of fever onset. We develop a stochastic model explicitly including such cases, all of whom do not appear on the epidemic curve. We estimate the basic reproduction number of the outbreak to be 6.46 (95% C.I. [6.24, 6.78]). We show that this estimate is particularly sensitive to changes in the biting rate and mosquito longevity. Our model also indicates that the infection was more widespread within the population on the reported epidemic start date. We show that the exclusion of asymptomatic cases and cases with undocumented onset dates can lead to an underestimation of the reproduction number which, in turn, could negatively impact control strategies implemented by public health authorities. We highlight the need for properly documenting newly emerging pathogens in immunologically naive populations and the importance of identifying the route of disease introduction.&quot;,&quot;issue&quot;:&quot;9&quot;,&quot;volume&quot;:&quot;8&quot;},&quot;isTemporary&quot;:false}]},{&quot;citationID&quot;:&quot;MENDELEY_CITATION_fc3f6746-a0c1-4e1e-ad84-8ad5c3a1c27d&quot;,&quot;properties&quot;:{&quot;noteIndex&quot;:0},&quot;isEdited&quot;:false,&quot;manualOverride&quot;:{&quot;isManuallyOverridden&quot;:false,&quot;citeprocText&quot;:&quot;(3)&quot;,&quot;manualOverrideText&quot;:&quot;&quot;},&quot;citationTag&quot;:&quot;MENDELEY_CITATION_v3_eyJjaXRhdGlvbklEIjoiTUVOREVMRVlfQ0lUQVRJT05fZmMzZjY3NDYtYTBjMS00ZTFlLWFkODQtOGFkNWMzYTFjMjdkIiwicHJvcGVydGllcyI6eyJub3RlSW5kZXgiOjB9LCJpc0VkaXRlZCI6ZmFsc2UsIm1hbnVhbE92ZXJyaWRlIjp7ImlzTWFudWFsbHlPdmVycmlkZGVuIjpmYWxzZSwiY2l0ZXByb2NUZXh0IjoiKDMpIiwibWFudWFsT3ZlcnJpZGVUZXh0IjoiIn0sImNpdGF0aW9uSXRlbXMiOlt7ImlkIjoiZDYwMmZkNzctY2NiYi0zMzdlLTg1NDUtYzhlODU3Y2QxYmMzIiwiaXRlbURhdGEiOnsidHlwZSI6ImFydGljbGUtam91cm5hbCIsImlkIjoiZDYwMmZkNzctY2NiYi0zMzdlLTg1NDUtYzhlODU3Y2QxYmMz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&quot;,&quot;citationItems&quot;:[{&quot;id&quot;:&quot;d602fd77-ccbb-337e-8545-c8e857cd1bc3&quot;,&quot;itemData&quot;:{&quot;type&quot;:&quot;article-journal&quot;,&quot;id&quot;:&quot;d602fd77-ccbb-337e-8545-c8e857cd1bc3&quot;,&quot;title&quot;:&quot;A Model for a Chikungunya Outbreak in a Rural Cambodian Setting: Implications for Disease Control in Uninfected Areas&quot;,&quot;author&quot;:[{&quot;family&quot;:&quot;Robinson&quot;,&quot;given&quot;:&quot;Marguerite&quot;,&quot;parse-names&quot;:false,&quot;dropping-particle&quot;:&quot;&quot;,&quot;non-dropping-particle&quot;:&quot;&quot;},{&quot;family&quot;:&quot;Conan&quot;,&quot;given&quot;:&quot;Anne&quot;,&quot;parse-names&quot;:false,&quot;dropping-particle&quot;:&quot;&quot;,&quot;non-dropping-particle&quot;:&quot;&quot;},{&quot;family&quot;:&quot;Duong&quot;,&quot;given&quot;:&quot;Veasna&quot;,&quot;parse-names&quot;:false,&quot;dropping-particle&quot;:&quot;&quot;,&quot;non-dropping-particle&quot;:&quot;&quot;},{&quot;family&quot;:&quot;Ly&quot;,&quot;given&quot;:&quot;Sowath&quot;,&quot;parse-names&quot;:false,&quot;dropping-particle&quot;:&quot;&quot;,&quot;non-dropping-particle&quot;:&quot;&quot;},{&quot;family&quot;:&quot;Ngan&quot;,&quot;given&quot;:&quot;Chantha&quot;,&quot;parse-names&quot;:false,&quot;dropping-particle&quot;:&quot;&quot;,&quot;non-dropping-particle&quot;:&quot;&quot;},{&quot;family&quot;:&quot;Buchy&quot;,&quot;given&quot;:&quot;Philippe&quot;,&quot;parse-names&quot;:false,&quot;dropping-particle&quot;:&quot;&quot;,&quot;non-dropping-particle&quot;:&quot;&quot;},{&quot;family&quot;:&quot;Tarantola&quot;,&quot;given&quot;:&quot;Arnaud&quot;,&quot;parse-names&quot;:false,&quot;dropping-particle&quot;:&quot;&quot;,&quot;non-dropping-particle&quot;:&quot;&quot;},{&quot;family&quot;:&quot;Rodó&quot;,&quot;given&quot;:&quot;Xavier&quot;,&quot;parse-names&quot;:false,&quot;dropping-particle&quot;:&quot;&quot;,&quot;non-dropping-particle&quot;:&quot;&quot;}],&quot;container-title&quot;:&quot;PLoS Neglected Tropical Diseases&quot;,&quot;container-title-short&quot;:&quot;PLoS Negl Trop Dis&quot;,&quot;DOI&quot;:&quot;10.1371/journal.pntd.0003120&quot;,&quot;ISSN&quot;:&quot;19352735&quot;,&quot;issued&quot;:{&quot;date-parts&quot;:[[2014]]},&quot;page&quot;:&quot;12-14&quot;,&quot;abstract&quot;:&quot;Following almost 30 years of relative silence, chikungunya fever reemerged in Kenya in 2004. It subsequently spread to the islands of the Indian Ocean, reaching Southeast Asia in 2006. The virus was first detected in Cambodia in 2011 and a large outbreak occurred in the village of Trapeang Roka Kampong Speu Province in March 2012, in which 44% of the villagers had a recent infection biologically confirmed. The epidemic curve was constructed from the number of biologically-confirmed CHIKV cases per day determined from the date of fever onset, which was self-reported during a data collection campaign conducted in the village after the outbreak. All individuals participating in the campaign had infections confirmed by laboratory analysis, allowing for the identification of asymptomatic cases and those with an unreported date of fever onset. We develop a stochastic model explicitly including such cases, all of whom do not appear on the epidemic curve. We estimate the basic reproduction number of the outbreak to be 6.46 (95% C.I. [6.24, 6.78]). We show that this estimate is particularly sensitive to changes in the biting rate and mosquito longevity. Our model also indicates that the infection was more widespread within the population on the reported epidemic start date. We show that the exclusion of asymptomatic cases and cases with undocumented onset dates can lead to an underestimation of the reproduction number which, in turn, could negatively impact control strategies implemented by public health authorities. We highlight the need for properly documenting newly emerging pathogens in immunologically naive populations and the importance of identifying the route of disease introduction.&quot;,&quot;issue&quot;:&quot;9&quot;,&quot;volume&quot;:&quot;8&quot;},&quot;isTemporary&quot;:false}]},{&quot;citationID&quot;:&quot;MENDELEY_CITATION_b493be74-dca0-411c-9b6e-0a8456ecaf34&quot;,&quot;properties&quot;:{&quot;noteIndex&quot;:0},&quot;isEdited&quot;:false,&quot;manualOverride&quot;:{&quot;isManuallyOverridden&quot;:false,&quot;citeprocText&quot;:&quot;(3)&quot;,&quot;manualOverrideText&quot;:&quot;&quot;},&quot;citationTag&quot;:&quot;MENDELEY_CITATION_v3_eyJjaXRhdGlvbklEIjoiTUVOREVMRVlfQ0lUQVRJT05fYjQ5M2JlNzQtZGNhMC00MTFjLTliNmUtMGE4NDU2ZWNhZjM0IiwicHJvcGVydGllcyI6eyJub3RlSW5kZXgiOjB9LCJpc0VkaXRlZCI6ZmFsc2UsIm1hbnVhbE92ZXJyaWRlIjp7ImlzTWFudWFsbHlPdmVycmlkZGVuIjpmYWxzZSwiY2l0ZXByb2NUZXh0IjoiKDMpIiwibWFudWFsT3ZlcnJpZGVUZXh0IjoiIn0sImNpdGF0aW9uSXRlbXMiOlt7ImlkIjoiZDYwMmZkNzctY2NiYi0zMzdlLTg1NDUtYzhlODU3Y2QxYmMzIiwiaXRlbURhdGEiOnsidHlwZSI6ImFydGljbGUtam91cm5hbCIsImlkIjoiZDYwMmZkNzctY2NiYi0zMzdlLTg1NDUtYzhlODU3Y2QxYmMz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&quot;,&quot;citationItems&quot;:[{&quot;id&quot;:&quot;d602fd77-ccbb-337e-8545-c8e857cd1bc3&quot;,&quot;itemData&quot;:{&quot;type&quot;:&quot;article-journal&quot;,&quot;id&quot;:&quot;d602fd77-ccbb-337e-8545-c8e857cd1bc3&quot;,&quot;title&quot;:&quot;A Model for a Chikungunya Outbreak in a Rural Cambodian Setting: Implications for Disease Control in Uninfected Areas&quot;,&quot;author&quot;:[{&quot;family&quot;:&quot;Robinson&quot;,&quot;given&quot;:&quot;Marguerite&quot;,&quot;parse-names&quot;:false,&quot;dropping-particle&quot;:&quot;&quot;,&quot;non-dropping-particle&quot;:&quot;&quot;},{&quot;family&quot;:&quot;Conan&quot;,&quot;given&quot;:&quot;Anne&quot;,&quot;parse-names&quot;:false,&quot;dropping-particle&quot;:&quot;&quot;,&quot;non-dropping-particle&quot;:&quot;&quot;},{&quot;family&quot;:&quot;Duong&quot;,&quot;given&quot;:&quot;Veasna&quot;,&quot;parse-names&quot;:false,&quot;dropping-particle&quot;:&quot;&quot;,&quot;non-dropping-particle&quot;:&quot;&quot;},{&quot;family&quot;:&quot;Ly&quot;,&quot;given&quot;:&quot;Sowath&quot;,&quot;parse-names&quot;:false,&quot;dropping-particle&quot;:&quot;&quot;,&quot;non-dropping-particle&quot;:&quot;&quot;},{&quot;family&quot;:&quot;Ngan&quot;,&quot;given&quot;:&quot;Chantha&quot;,&quot;parse-names&quot;:false,&quot;dropping-particle&quot;:&quot;&quot;,&quot;non-dropping-particle&quot;:&quot;&quot;},{&quot;family&quot;:&quot;Buchy&quot;,&quot;given&quot;:&quot;Philippe&quot;,&quot;parse-names&quot;:false,&quot;dropping-particle&quot;:&quot;&quot;,&quot;non-dropping-particle&quot;:&quot;&quot;},{&quot;family&quot;:&quot;Tarantola&quot;,&quot;given&quot;:&quot;Arnaud&quot;,&quot;parse-names&quot;:false,&quot;dropping-particle&quot;:&quot;&quot;,&quot;non-dropping-particle&quot;:&quot;&quot;},{&quot;family&quot;:&quot;Rodó&quot;,&quot;given&quot;:&quot;Xavier&quot;,&quot;parse-names&quot;:false,&quot;dropping-particle&quot;:&quot;&quot;,&quot;non-dropping-particle&quot;:&quot;&quot;}],&quot;container-title&quot;:&quot;PLoS Neglected Tropical Diseases&quot;,&quot;container-title-short&quot;:&quot;PLoS Negl Trop Dis&quot;,&quot;DOI&quot;:&quot;10.1371/journal.pntd.0003120&quot;,&quot;ISSN&quot;:&quot;19352735&quot;,&quot;issued&quot;:{&quot;date-parts&quot;:[[2014]]},&quot;page&quot;:&quot;12-14&quot;,&quot;abstract&quot;:&quot;Following almost 30 years of relative silence, chikungunya fever reemerged in Kenya in 2004. It subsequently spread to the islands of the Indian Ocean, reaching Southeast Asia in 2006. The virus was first detected in Cambodia in 2011 and a large outbreak occurred in the village of Trapeang Roka Kampong Speu Province in March 2012, in which 44% of the villagers had a recent infection biologically confirmed. The epidemic curve was constructed from the number of biologically-confirmed CHIKV cases per day determined from the date of fever onset, which was self-reported during a data collection campaign conducted in the village after the outbreak. All individuals participating in the campaign had infections confirmed by laboratory analysis, allowing for the identification of asymptomatic cases and those with an unreported date of fever onset. We develop a stochastic model explicitly including such cases, all of whom do not appear on the epidemic curve. We estimate the basic reproduction number of the outbreak to be 6.46 (95% C.I. [6.24, 6.78]). We show that this estimate is particularly sensitive to changes in the biting rate and mosquito longevity. Our model also indicates that the infection was more widespread within the population on the reported epidemic start date. We show that the exclusion of asymptomatic cases and cases with undocumented onset dates can lead to an underestimation of the reproduction number which, in turn, could negatively impact control strategies implemented by public health authorities. We highlight the need for properly documenting newly emerging pathogens in immunologically naive populations and the importance of identifying the route of disease introduction.&quot;,&quot;issue&quot;:&quot;9&quot;,&quot;volume&quot;:&quot;8&quot;},&quot;isTemporary&quot;:false}]},{&quot;citationID&quot;:&quot;MENDELEY_CITATION_0a250270-f8db-42c0-a9a5-83439647320a&quot;,&quot;properties&quot;:{&quot;noteIndex&quot;:0},&quot;isEdited&quot;:false,&quot;manualOverride&quot;:{&quot;isManuallyOverridden&quot;:false,&quot;citeprocText&quot;:&quot;(1)&quot;,&quot;manualOverrideText&quot;:&quot;&quot;},&quot;citationTag&quot;:&quot;MENDELEY_CITATION_v3_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&quot;,&quot;citationItems&quot;:[{&quot;id&quot;:&quot;b2a4f683-b040-37df-bc2e-2013dc08b5a0&quot;,&quot;itemData&quot;:{&quot;type&quot;:&quot;article&quot;,&quot;id&quot;:&quot;b2a4f683-b040-37df-bc2e-2013dc08b5a0&quot;,&quot;title&quot;:&quot;Chikungunya: Epidemiology, Pathogenesis, Clinical Features, Management, and Prevention&quot;,&quot;author&quot;:[{&quot;family&quot;:&quot;Vairo&quot;,&quot;given&quot;:&quot;Francesco&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Ntoumi&quot;,&quot;given&quot;:&quot;Francine&quot;,&quot;parse-names&quot;:false,&quot;dropping-particle&quot;:&quot;&quot;,&quot;non-dropping-particle&quot;:&quot;&quot;},{&quot;family&quot;:&quot;Ippolito&quot;,&quot;given&quot;:&quot;Giuseppe&quot;,&quot;parse-names&quot;:false,&quot;dropping-particle&quot;:&quot;&quot;,&quot;non-dropping-particle&quot;:&quot;&quot;},{&quot;family&quot;:&quot;Zumla&quot;,&quot;given&quot;:&quot;Alimuddin&quot;,&quot;parse-names&quot;:false,&quot;dropping-particle&quot;:&quot;&quot;,&quot;non-dropping-particle&quot;:&quot;&quot;}],&quot;container-title&quot;:&quot;Infectious Disease Clinics of North America&quot;,&quot;container-title-short&quot;:&quot;Infect Dis Clin North Am&quot;,&quot;DOI&quot;:&quot;10.1016/j.idc.2019.08.006&quot;,&quot;ISSN&quot;:&quot;15579824&quot;,&quot;issued&quot;:{&quot;date-parts&quot;:[[2019,12,1]]},&quot;page&quot;:&quot;1003-1025&quot;,&quot;abstract&quot;:&quot;Chikungunya, a zoonotic disease caused by the Chikungunya virus (CHIKV), is transmitted by infected Aedes spp mosquitoes. CHIKV has now spread to more than 100 countries and is listed on the WHO Blueprint priority pathogens. After an incubation period of 1 to 12 days, symptoms similar to other febrile infections appear, with a sudden onset of high fever, nausea, polyarthralgia, myalgia, widespread skin rash, and conjunctivitis. Serious complications include myocarditis, uveitis, retinitis, hepatitis, acute renal disease, severe bullous lesions, meningoencephalitis, Guillain-Barré syndrome, myelitis, and cranial nerve palsies. Treatment is supportive; there is no specific antiviral treatment and no effective vaccine.&quot;,&quot;publisher&quot;:&quot;W.B. Saunders&quot;,&quot;issue&quot;:&quot;4&quot;,&quot;volume&quot;:&quot;33&quot;},&quot;isTemporary&quot;:false}]},{&quot;citationID&quot;:&quot;MENDELEY_CITATION_0b35e0b7-8dc2-4de0-807b-ce8bb61880fe&quot;,&quot;properties&quot;:{&quot;noteIndex&quot;:0},&quot;isEdited&quot;:false,&quot;manualOverride&quot;:{&quot;isManuallyOverridden&quot;:false,&quot;citeprocText&quot;:&quot;(5)&quot;,&quot;manualOverrideText&quot;:&quot;&quot;},&quot;citationTag&quot;:&quot;MENDELEY_CITATION_v3_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&quot;,&quot;citationItems&quot;:[{&quot;id&quot;:&quot;25aa8474-8023-3122-a638-34f301563a8b&quot;,&quot;itemData&quot;:{&quot;type&quot;:&quot;article-journal&quot;,&quot;id&quot;:&quot;25aa8474-8023-3122-a638-34f301563a8b&quot;,&quot;title&quot;:&quot;Global distribution and environmental suitability for chikungunya virus, 1952 to 2015&quot;,&quot;author&quot;:[{&quot;family&quot;:&quot;Nsoesie&quot;,&quot;given&quot;:&quot;Elaine O&quot;,&quot;parse-names&quot;:false,&quot;dropping-particle&quot;:&quot;&quot;,&quot;non-dropping-particle&quot;:&quot;&quot;},{&quot;family&quot;:&quot;Kraemer&quot;,&quot;given&quot;:&quot;Moritz UG&quot;,&quot;parse-names&quot;:false,&quot;dropping-particle&quot;:&quot;&quot;,&quot;non-dropping-particle&quot;:&quot;&quot;},{&quot;family&quot;:&quot;Golding&quot;,&quot;given&quot;:&quot;Nick&quot;,&quot;parse-names&quot;:false,&quot;dropping-particle&quot;:&quot;&quot;,&quot;non-dropping-particle&quot;:&quot;&quot;},{&quot;family&quot;:&quot;Pigott&quot;,&quot;given&quot;:&quot;David M&quot;,&quot;parse-names&quot;:false,&quot;dropping-particle&quot;:&quot;&quot;,&quot;non-dropping-particle&quot;:&quot;&quot;},{&quot;family&quot;:&quot;Brady&quot;,&quot;given&quot;:&quot;Oliver J&quot;,&quot;parse-names&quot;:false,&quot;dropping-particle&quot;:&quot;&quot;,&quot;non-dropping-particle&quot;:&quot;&quot;},{&quot;family&quot;:&quot;Moyes&quot;,&quot;given&quot;:&quot;Catherine L&quot;,&quot;parse-names&quot;:false,&quot;dropping-particle&quot;:&quot;&quot;,&quot;non-dropping-particle&quot;:&quot;&quot;},{&quot;family&quot;:&quot;Johansson&quot;,&quot;given&quot;:&quot;Michael A&quot;,&quot;parse-names&quot;:false,&quot;dropping-particle&quot;:&quot;&quot;,&quot;non-dropping-particle&quot;:&quot;&quot;},{&quot;family&quot;:&quot;Gething&quot;,&quot;given&quot;:&quot;Peter W&quot;,&quot;parse-names&quot;:false,&quot;dropping-particle&quot;:&quot;&quot;,&quot;non-dropping-particle&quot;:&quot;&quot;},{&quot;family&quot;:&quot;Velayudhan&quot;,&quot;given&quot;:&quot;Raman&quot;,&quot;parse-names&quot;:false,&quot;dropping-particle&quot;:&quot;&quot;,&quot;non-dropping-particle&quot;:&quot;&quot;},{&quot;family&quot;:&quot;Khan&quot;,&quot;given&quot;:&quot;Kamran&quot;,&quot;parse-names&quot;:false,&quot;dropping-particle&quot;:&quot;&quot;,&quot;non-dropping-particle&quot;:&quot;&quot;},{&quot;family&quot;:&quot;Hay&quot;,&quot;given&quot;:&quot;Simon I&quot;,&quot;parse-names&quot;:false,&quot;dropping-particle&quot;:&quot;&quot;,&quot;non-dropping-particle&quot;:&quot;&quot;},{&quot;family&quot;:&quot;Brownstein&quot;,&quot;given&quot;:&quot;John S&quot;,&quot;parse-names&quot;:false,&quot;dropping-particle&quot;:&quot;&quot;,&quot;non-dropping-particle&quot;:&quot;&quot;}],&quot;container-title&quot;:&quot;Eurosurveillance&quot;,&quot;DOI&quot;:&quot;10.2807/1560-7917.ES.2016.21.20.30234&quot;,&quot;ISSN&quot;:&quot;1560-7917&quot;,&quot;issued&quot;:{&quot;date-parts&quot;:[[2016,5,19]]},&quot;abstract&quot;:&quot;&lt;p&gt; Chikungunya fever is an acute febrile illness caused by the chikungunya virus (CHIKV), which is transmitted to humans by &lt;italic&gt;Aedes&lt;/italic&gt; mosquitoes. Although chikungunya fever is rarely fatal, patients can experience debilitating symptoms that last from months to years. Here we comprehensively assess the global distribution of chikungunya and produce high-resolution maps, using an established modelling framework that combines a comprehensive occurrence database with bespoke environmental correlates, including up-to-date &lt;italic&gt;Aedes&lt;/italic&gt; distribution maps. This enables estimation of the current total population-at-risk of CHIKV transmission and identification of areas where the virus may spread to in the future. We identified 94 countries with good evidence for current CHIKV presence and a set of countries in the New and Old World with potential for future CHIKV establishment, demonstrated by high environmental suitability for transmission and in some cases previous sporadic reports. &lt;italic&gt;Aedes aegypti&lt;/italic&gt; presence was identified as one of the major contributing factors to CHIKV transmission but significant geographical heterogeneity exists. We estimated 1.3 billion people are living in areas at-risk of CHIKV transmission. These maps provide a baseline for identifying areas where prevention and control efforts should be prioritised and can be used to guide estimation of the global burden of CHIKV. &lt;/p&gt;&quot;,&quot;issue&quot;:&quot;20&quot;,&quot;volume&quot;:&quot;21&quot;,&quot;container-title-short&quot;:&quot;&quot;},&quot;isTemporary&quot;:false}]},{&quot;citationID&quot;:&quot;MENDELEY_CITATION_1c753ef8-ed4d-4df1-bfd8-f07f4610eadb&quot;,&quot;properties&quot;:{&quot;noteIndex&quot;:0},&quot;isEdited&quot;:false,&quot;manualOverride&quot;:{&quot;isManuallyOverridden&quot;:false,&quot;citeprocText&quot;:&quot;(6,7)&quot;,&quot;manualOverrideText&quot;:&quot;&quot;},&quot;citationTag&quot;:&quot;MENDELEY_CITATION_v3_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&quot;,&quot;citationItems&quot;:[{&quot;id&quot;:&quot;dee5fd96-67ac-342e-a7b0-be8f32fa1446&quot;,&quot;itemData&quot;:{&quot;type&quot;:&quot;article-journal&quot;,&quot;id&quot;:&quot;dee5fd96-67ac-342e-a7b0-be8f32fa1446&quot;,&quot;title&quot;:&quot;An Outbreak of Chikungunya in Rural Bangladesh, 2011&quot;,&quot;author&quot;:[{&quot;family&quot;:&quot;Khatun&quot;,&quot;given&quot;:&quot;Selina&quot;,&quot;parse-names&quot;:false,&quot;dropping-particle&quot;:&quot;&quot;,&quot;non-dropping-particle&quot;:&quot;&quot;},{&quot;family&quot;:&quot;Chakraborty&quot;,&quot;given&quot;:&quot;Apurba&quot;,&quot;parse-names&quot;:false,&quot;dropping-particle&quot;:&quot;&quot;,&quot;non-dropping-particle&quot;:&quot;&quot;},{&quot;family&quot;:&quot;Rahman&quot;,&quot;given&quot;:&quot;Mahmudur&quot;,&quot;parse-names&quot;:false,&quot;dropping-particle&quot;:&quot;&quot;,&quot;non-dropping-particle&quot;:&quot;&quot;},{&quot;family&quot;:&quot;Nasreen Banu&quot;,&quot;given&quot;:&quot;Nuzhat&quot;,&quot;parse-names&quot;:false,&quot;dropping-particle&quot;:&quot;&quot;,&quot;non-dropping-particle&quot;:&quot;&quot;},{&quot;family&quot;:&quot;Rahman&quot;,&quot;given&quot;:&quot;Mohammad Mostafizur&quot;,&quot;parse-names&quot;:false,&quot;dropping-particle&quot;:&quot;&quot;,&quot;non-dropping-particle&quot;:&quot;&quot;},{&quot;family&quot;:&quot;Hasan&quot;,&quot;given&quot;:&quot;S. M. Murshid&quot;,&quot;parse-names&quot;:false,&quot;dropping-particle&quot;:&quot;&quot;,&quot;non-dropping-particle&quot;:&quot;&quot;},{&quot;family&quot;:&quot;Luby&quot;,&quot;given&quot;:&quot;Stephen P.&quot;,&quot;parse-names&quot;:false,&quot;dropping-particle&quot;:&quot;&quot;,&quot;non-dropping-particle&quot;:&quot;&quot;},{&quot;family&quot;:&quot;Gurley&quot;,&quot;given&quot;:&quot;Emily S.&quot;,&quot;parse-names&quot;:false,&quot;dropping-particle&quot;:&quot;&quot;,&quot;non-dropping-particle&quot;:&quot;&quot;}],&quot;container-title&quot;:&quot;PLOS Neglected Tropical Diseases&quot;,&quot;container-title-short&quot;:&quot;PLoS Negl Trop Dis&quot;,&quot;DOI&quot;:&quot;10.1371/journal.pntd.0003907&quot;,&quot;ISSN&quot;:&quot;1935-2735&quot;,&quot;issued&quot;:{&quot;date-parts&quot;:[[2015,7,10]]},&quot;page&quot;:&quot;e0003907&quot;,&quot;issue&quot;:&quot;7&quot;,&quot;volume&quot;:&quot;9&quot;},&quot;isTemporary&quot;:false},{&quot;id&quot;:&quot;3300ee35-75e5-31e7-abb9-85eec8a405e2&quot;,&quot;itemData&quot;:{&quot;type&quot;:&quot;article-journal&quot;,&quot;id&quot;:&quot;3300ee35-75e5-31e7-abb9-85eec8a405e2&quot;,&quot;title&quot;:&quot;An epidemic of chikungunya in northwestern Bangladesh in 2011&quot;,&quot;author&quot;:[{&quot;family&quot;:&quot;Haque&quot;,&quot;given&quot;:&quot;Farhana&quot;,&quot;parse-names&quot;:false,&quot;dropping-particle&quot;:&quot;&quot;,&quot;non-dropping-particle&quot;:&quot;&quot;},{&quot;family&quot;:&quot;Rahman&quot;,&quot;given&quot;:&quot;Mahmudur&quot;,&quot;parse-names&quot;:false,&quot;dropping-particle&quot;:&quot;&quot;,&quot;non-dropping-particle&quot;:&quot;&quot;},{&quot;family&quot;:&quot;Banu&quot;,&quot;given&quot;:&quot;Nuzhat Nasreen&quot;,&quot;parse-names&quot;:false,&quot;dropping-particle&quot;:&quot;&quot;,&quot;non-dropping-particle&quot;:&quot;&quot;},{&quot;family&quot;:&quot;Sharif&quot;,&quot;given&quot;:&quot;Ahmad Raihan&quot;,&quot;parse-names&quot;:false,&quot;dropping-particle&quot;:&quot;&quot;,&quot;non-dropping-particle&quot;:&quot;&quot;},{&quot;family&quot;:&quot;Jubayer&quot;,&quot;given&quot;:&quot;Shamim&quot;,&quot;parse-names&quot;:false,&quot;dropping-particle&quot;:&quot;&quot;,&quot;non-dropping-particle&quot;:&quot;&quot;},{&quot;family&quot;:&quot;Shamsuzzaman&quot;,&quot;given&quot;:&quot;AKM&quot;,&quot;parse-names&quot;:false,&quot;dropping-particle&quot;:&quot;&quot;,&quot;non-dropping-particle&quot;:&quot;&quot;},{&quot;family&quot;:&quot;Alamgir&quot;,&quot;given&quot;:&quot;ASM&quot;,&quot;parse-names&quot;:false,&quot;dropping-particle&quot;:&quot;&quot;,&quot;non-dropping-particle&quot;:&quot;&quot;},{&quot;family&quot;:&quot;Erasmus&quot;,&quot;given&quot;:&quot;Jesse H.&quot;,&quot;parse-names&quot;:false,&quot;dropping-particle&quot;:&quot;&quot;,&quot;non-dropping-particle&quot;:&quot;&quot;},{&quot;family&quot;:&quot;Guzman&quot;,&quot;given&quot;:&quot;Hilda&quot;,&quot;parse-names&quot;:false,&quot;dropping-particle&quot;:&quot;&quot;,&quot;non-dropping-particle&quot;:&quot;&quot;},{&quot;family&quot;:&quot;Forrester&quot;,&quot;given&quot;:&quot;Naomi&quot;,&quot;parse-names&quot;:false,&quot;dropping-particle&quot;:&quot;&quot;,&quot;non-dropping-particle&quot;:&quot;&quot;},{&quot;family&quot;:&quot;Luby&quot;,&quot;given&quot;:&quot;Stephen P.&quot;,&quot;parse-names&quot;:false,&quot;dropping-particle&quot;:&quot;&quot;,&quot;non-dropping-particle&quot;:&quot;&quot;},{&quot;family&quot;:&quot;Gurley&quot;,&quot;given&quot;:&quot;Emily S.&quot;,&quot;parse-names&quot;:false,&quot;dropping-particle&quot;:&quot;&quot;,&quot;non-dropping-particle&quot;:&quot;&quot;}],&quot;container-title&quot;:&quot;PLOS ONE&quot;,&quot;container-title-short&quot;:&quot;PLoS One&quot;,&quot;DOI&quot;:&quot;10.1371/journal.pone.0212218&quot;,&quot;ISSN&quot;:&quot;1932-6203&quot;,&quot;issued&quot;:{&quot;date-parts&quot;:[[2019,3,11]]},&quot;page&quot;:&quot;e0212218&quot;,&quot;issue&quot;:&quot;3&quot;,&quot;volume&quot;:&quot;14&quot;},&quot;isTemporary&quot;:false}]},{&quot;citationID&quot;:&quot;MENDELEY_CITATION_54ba69c4-53b5-4e45-924f-fe2b08afc1c9&quot;,&quot;properties&quot;:{&quot;noteIndex&quot;:0},&quot;isEdited&quot;:false,&quot;manualOverride&quot;:{&quot;isManuallyOverridden&quot;:false,&quot;citeprocText&quot;:&quot;(8)&quot;,&quot;manualOverrideText&quot;:&quot;&quot;},&quot;citationTag&quot;:&quot;MENDELEY_CITATION_v3_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&quot;,&quot;citationItems&quot;:[{&quot;id&quot;:&quot;68822272-d74c-3ee1-b022-a613a1d7230b&quot;,&quot;itemData&quot;:{&quot;type&quot;:&quot;article-journal&quot;,&quot;id&quot;:&quot;68822272-d74c-3ee1-b022-a613a1d7230b&quot;,&quot;title&quot;:&quot;The 2017 Dhaka chikungunya outbreak&quot;,&quot;author&quot;:[{&quot;family&quot;:&quot;Kabir&quot;,&quot;given&quot;:&quot;Iqbal&quot;,&quot;parse-names&quot;:false,&quot;dropping-particle&quot;:&quot;&quot;,&quot;non-dropping-particle&quot;:&quot;&quot;},{&quot;family&quot;:&quot;Dhimal&quot;,&quot;given&quot;:&quot;Megnath&quot;,&quot;parse-names&quot;:false,&quot;dropping-particle&quot;:&quot;&quot;,&quot;non-dropping-particle&quot;:&quot;&quot;},{&quot;family&quot;:&quot;Müller&quot;,&quot;given&quot;:&quot;Ruth&quot;,&quot;parse-names&quot;:false,&quot;dropping-particle&quot;:&quot;&quot;,&quot;non-dropping-particle&quot;:&quot;&quot;},{&quot;family&quot;:&quot;Banik&quot;,&quot;given&quot;:&quot;Swagata&quot;,&quot;parse-names&quot;:false,&quot;dropping-particle&quot;:&quot;&quot;,&quot;non-dropping-particle&quot;:&quot;&quot;},{&quot;family&quot;:&quot;Haque&quot;,&quot;given&quot;:&quot;Ubydul&quot;,&quot;parse-names&quot;:false,&quot;dropping-particle&quot;:&quot;&quot;,&quot;non-dropping-particle&quot;:&quot;&quot;}],&quot;container-title&quot;:&quot;The Lancet Infectious Diseases&quot;,&quot;container-title-short&quot;:&quot;Lancet Infect Dis&quot;,&quot;DOI&quot;:&quot;10.1016/S1473-3099(17)30564-9&quot;,&quot;ISSN&quot;:&quot;14733099&quot;,&quot;issued&quot;:{&quot;date-parts&quot;:[[2017,11]]},&quot;page&quot;:&quot;1118&quot;,&quot;issue&quot;:&quot;11&quot;,&quot;volume&quot;:&quot;17&quot;},&quot;isTemporary&quot;:false}]},{&quot;citationID&quot;:&quot;MENDELEY_CITATION_5d05572c-2c22-4f2d-8096-0e4be68cd02b&quot;,&quot;properties&quot;:{&quot;noteIndex&quot;:0},&quot;isEdited&quot;:false,&quot;manualOverride&quot;:{&quot;isManuallyOverridden&quot;:false,&quot;citeprocText&quot;:&quot;(9)&quot;,&quot;manualOverrideText&quot;:&quot;&quot;},&quot;citationTag&quot;:&quot;MENDELEY_CITATION_v3_eyJjaXRhdGlvbklEIjoiTUVOREVMRVlfQ0lUQVRJT05fNWQwNTU3MmMtMmMyMi00ZjJkLTgwOTYtMGU0YmU2OGNkMDJiIiwicHJvcGVydGllcyI6eyJub3RlSW5kZXgiOjB9LCJpc0VkaXRlZCI6ZmFsc2UsIm1hbnVhbE92ZXJyaWRlIjp7ImlzTWFudWFsbHlPdmVycmlkZGVuIjpmYWxzZSwiY2l0ZXByb2NUZXh0IjoiKDkpIiwibWFudWFsT3ZlcnJpZGVUZXh0IjoiIn0sImNpdGF0aW9uSXRlbXMiOlt7ImlkIjoiM2ZkOGQyOGYtYmNjZC0zOTU2LWEwM2YtZmQzZjcxZTcwMGZhIiwiaXRlbURhdGEiOnsidHlwZSI6ImFydGljbGUtam91cm5hbCIsImlkIjoiM2ZkOGQyOGYtYmNjZC0zOTU2LWEwM2YtZmQzZjcxZTcwMGZh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&quot;,&quot;citationItems&quot;:[{&quot;id&quot;:&quot;3fd8d28f-bccd-3956-a03f-fd3f71e700fa&quot;,&quot;itemData&quot;:{&quot;type&quot;:&quot;article-journal&quot;,&quot;id&quot;:&quot;3fd8d28f-bccd-3956-a03f-fd3f71e700fa&quot;,&quot;title&quot;:&quot;Megacities as drivers of national outbreaks: The 2017 chikungunya outbreak in Dhaka, Bangladesh&quot;,&quot;author&quot;:[{&quot;family&quot;:&quot;Mahmud&quot;,&quot;given&quot;:&quot;Ayesha S.&quot;,&quot;parse-names&quot;:false,&quot;dropping-particle&quot;:&quot;&quot;,&quot;non-dropping-particle&quot;:&quot;&quot;},{&quot;family&quot;:&quot;Kabir&quot;,&quot;given&quot;:&quot;Md. Iqbal&quot;,&quot;parse-names&quot;:false,&quot;dropping-particle&quot;:&quot;&quot;,&quot;non-dropping-particle&quot;:&quot;&quot;},{&quot;family&quot;:&quot;Engø-Monsen&quot;,&quot;given&quot;:&quot;Kenth&quot;,&quot;parse-names&quot;:false,&quot;dropping-particle&quot;:&quot;&quot;,&quot;non-dropping-particle&quot;:&quot;&quot;},{&quot;family&quot;:&quot;Tahmina&quot;,&quot;given&quot;:&quot;Sania&quot;,&quot;parse-names&quot;:false,&quot;dropping-particle&quot;:&quot;&quot;,&quot;non-dropping-particle&quot;:&quot;&quot;},{&quot;family&quot;:&quot;Riaz&quot;,&quot;given&quot;:&quot;Baizid Khoorshid&quot;,&quot;parse-names&quot;:false,&quot;dropping-particle&quot;:&quot;&quot;,&quot;non-dropping-particle&quot;:&quot;&quot;},{&quot;family&quot;:&quot;Hossain&quot;,&quot;given&quot;:&quot;Md. Akram&quot;,&quot;parse-names&quot;:false,&quot;dropping-particle&quot;:&quot;&quot;,&quot;non-dropping-particle&quot;:&quot;&quot;},{&quot;family&quot;:&quot;Khanom&quot;,&quot;given&quot;:&quot;Fahmida&quot;,&quot;parse-names&quot;:false,&quot;dropping-particle&quot;:&quot;&quot;,&quot;non-dropping-particle&quot;:&quot;&quot;},{&quot;family&quot;:&quot;Rahman&quot;,&quot;given&quot;:&quot;Md. Mujibor&quot;,&quot;parse-names&quot;:false,&quot;dropping-particle&quot;:&quot;&quot;,&quot;non-dropping-particle&quot;:&quot;&quot;},{&quot;family&quot;:&quot;Rahman&quot;,&quot;given&quot;:&quot;Md. Khalilur&quot;,&quot;parse-names&quot;:false,&quot;dropping-particle&quot;:&quot;&quot;,&quot;non-dropping-particle&quot;:&quot;&quot;},{&quot;family&quot;:&quot;Sharmin&quot;,&quot;given&quot;:&quot;Mehruba&quot;,&quot;parse-names&quot;:false,&quot;dropping-particle&quot;:&quot;&quot;,&quot;non-dropping-particle&quot;:&quot;&quot;},{&quot;family&quot;:&quot;Hossain&quot;,&quot;given&quot;:&quot;Dewan Mashrur&quot;,&quot;parse-names&quot;:false,&quot;dropping-particle&quot;:&quot;&quot;,&quot;non-dropping-particle&quot;:&quot;&quot;},{&quot;family&quot;:&quot;Yasmin&quot;,&quot;given&quot;:&quot;Shakila&quot;,&quot;parse-names&quot;:false,&quot;dropping-particle&quot;:&quot;&quot;,&quot;non-dropping-particle&quot;:&quot;&quot;},{&quot;family&quot;:&quot;Ahmed&quot;,&quot;given&quot;:&quot;Md. Mokhtar&quot;,&quot;parse-names&quot;:false,&quot;dropping-particle&quot;:&quot;&quot;,&quot;non-dropping-particle&quot;:&quot;&quot;},{&quot;family&quot;:&quot;Lusha&quot;,&quot;given&quot;:&quot;Mirza Afreen Fatima&quot;,&quot;parse-names&quot;:false,&quot;dropping-particle&quot;:&quot;&quot;,&quot;non-dropping-particle&quot;:&quot;&quot;},{&quot;family&quot;:&quot;Buckee&quot;,&quot;given&quot;:&quot;Caroline O.&quot;,&quot;parse-names&quot;:false,&quot;dropping-particle&quot;:&quot;&quot;,&quot;non-dropping-particle&quot;:&quot;&quot;}],&quot;container-title&quot;:&quot;PLOS Neglected Tropical Diseases&quot;,&quot;container-title-short&quot;:&quot;PLoS Negl Trop Dis&quot;,&quot;DOI&quot;:&quot;10.1371/journal.pntd.0009106&quot;,&quot;ISSN&quot;:&quot;1935-2735&quot;,&quot;issued&quot;:{&quot;date-parts&quot;:[[2021,2,2]]},&quot;page&quot;:&quot;e0009106&quot;,&quot;issue&quot;:&quot;2&quot;,&quot;volume&quot;:&quot;15&quot;},&quot;isTemporary&quot;:false}]},{&quot;citationID&quot;:&quot;MENDELEY_CITATION_702a8ed3-0ae2-4b07-9d4a-da4a33b50228&quot;,&quot;properties&quot;:{&quot;noteIndex&quot;:0},&quot;isEdited&quot;:false,&quot;manualOverride&quot;:{&quot;isManuallyOverridden&quot;:false,&quot;citeprocText&quot;:&quot;(9)&quot;,&quot;manualOverrideText&quot;:&quot;&quot;},&quot;citationTag&quot;:&quot;MENDELEY_CITATION_v3_eyJjaXRhdGlvbklEIjoiTUVOREVMRVlfQ0lUQVRJT05fNzAyYThlZDMtMGFlMi00YjA3LTlkNGEtZGE0YTMzYjUwMjI4IiwicHJvcGVydGllcyI6eyJub3RlSW5kZXgiOjB9LCJpc0VkaXRlZCI6ZmFsc2UsIm1hbnVhbE92ZXJyaWRlIjp7ImlzTWFudWFsbHlPdmVycmlkZGVuIjpmYWxzZSwiY2l0ZXByb2NUZXh0IjoiKDkpIiwibWFudWFsT3ZlcnJpZGVUZXh0IjoiIn0sImNpdGF0aW9uSXRlbXMiOlt7ImlkIjoiM2ZkOGQyOGYtYmNjZC0zOTU2LWEwM2YtZmQzZjcxZTcwMGZhIiwiaXRlbURhdGEiOnsidHlwZSI6ImFydGljbGUtam91cm5hbCIsImlkIjoiM2ZkOGQyOGYtYmNjZC0zOTU2LWEwM2YtZmQzZjcxZTcwMGZh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&quot;,&quot;citationItems&quot;:[{&quot;id&quot;:&quot;3fd8d28f-bccd-3956-a03f-fd3f71e700fa&quot;,&quot;itemData&quot;:{&quot;type&quot;:&quot;article-journal&quot;,&quot;id&quot;:&quot;3fd8d28f-bccd-3956-a03f-fd3f71e700fa&quot;,&quot;title&quot;:&quot;Megacities as drivers of national outbreaks: The 2017 chikungunya outbreak in Dhaka, Bangladesh&quot;,&quot;author&quot;:[{&quot;family&quot;:&quot;Mahmud&quot;,&quot;given&quot;:&quot;Ayesha S.&quot;,&quot;parse-names&quot;:false,&quot;dropping-particle&quot;:&quot;&quot;,&quot;non-dropping-particle&quot;:&quot;&quot;},{&quot;family&quot;:&quot;Kabir&quot;,&quot;given&quot;:&quot;Md. Iqbal&quot;,&quot;parse-names&quot;:false,&quot;dropping-particle&quot;:&quot;&quot;,&quot;non-dropping-particle&quot;:&quot;&quot;},{&quot;family&quot;:&quot;Engø-Monsen&quot;,&quot;given&quot;:&quot;Kenth&quot;,&quot;parse-names&quot;:false,&quot;dropping-particle&quot;:&quot;&quot;,&quot;non-dropping-particle&quot;:&quot;&quot;},{&quot;family&quot;:&quot;Tahmina&quot;,&quot;given&quot;:&quot;Sania&quot;,&quot;parse-names&quot;:false,&quot;dropping-particle&quot;:&quot;&quot;,&quot;non-dropping-particle&quot;:&quot;&quot;},{&quot;family&quot;:&quot;Riaz&quot;,&quot;given&quot;:&quot;Baizid Khoorshid&quot;,&quot;parse-names&quot;:false,&quot;dropping-particle&quot;:&quot;&quot;,&quot;non-dropping-particle&quot;:&quot;&quot;},{&quot;family&quot;:&quot;Hossain&quot;,&quot;given&quot;:&quot;Md. Akram&quot;,&quot;parse-names&quot;:false,&quot;dropping-particle&quot;:&quot;&quot;,&quot;non-dropping-particle&quot;:&quot;&quot;},{&quot;family&quot;:&quot;Khanom&quot;,&quot;given&quot;:&quot;Fahmida&quot;,&quot;parse-names&quot;:false,&quot;dropping-particle&quot;:&quot;&quot;,&quot;non-dropping-particle&quot;:&quot;&quot;},{&quot;family&quot;:&quot;Rahman&quot;,&quot;given&quot;:&quot;Md. Mujibor&quot;,&quot;parse-names&quot;:false,&quot;dropping-particle&quot;:&quot;&quot;,&quot;non-dropping-particle&quot;:&quot;&quot;},{&quot;family&quot;:&quot;Rahman&quot;,&quot;given&quot;:&quot;Md. Khalilur&quot;,&quot;parse-names&quot;:false,&quot;dropping-particle&quot;:&quot;&quot;,&quot;non-dropping-particle&quot;:&quot;&quot;},{&quot;family&quot;:&quot;Sharmin&quot;,&quot;given&quot;:&quot;Mehruba&quot;,&quot;parse-names&quot;:false,&quot;dropping-particle&quot;:&quot;&quot;,&quot;non-dropping-particle&quot;:&quot;&quot;},{&quot;family&quot;:&quot;Hossain&quot;,&quot;given&quot;:&quot;Dewan Mashrur&quot;,&quot;parse-names&quot;:false,&quot;dropping-particle&quot;:&quot;&quot;,&quot;non-dropping-particle&quot;:&quot;&quot;},{&quot;family&quot;:&quot;Yasmin&quot;,&quot;given&quot;:&quot;Shakila&quot;,&quot;parse-names&quot;:false,&quot;dropping-particle&quot;:&quot;&quot;,&quot;non-dropping-particle&quot;:&quot;&quot;},{&quot;family&quot;:&quot;Ahmed&quot;,&quot;given&quot;:&quot;Md. Mokhtar&quot;,&quot;parse-names&quot;:false,&quot;dropping-particle&quot;:&quot;&quot;,&quot;non-dropping-particle&quot;:&quot;&quot;},{&quot;family&quot;:&quot;Lusha&quot;,&quot;given&quot;:&quot;Mirza Afreen Fatima&quot;,&quot;parse-names&quot;:false,&quot;dropping-particle&quot;:&quot;&quot;,&quot;non-dropping-particle&quot;:&quot;&quot;},{&quot;family&quot;:&quot;Buckee&quot;,&quot;given&quot;:&quot;Caroline O.&quot;,&quot;parse-names&quot;:false,&quot;dropping-particle&quot;:&quot;&quot;,&quot;non-dropping-particle&quot;:&quot;&quot;}],&quot;container-title&quot;:&quot;PLOS Neglected Tropical Diseases&quot;,&quot;container-title-short&quot;:&quot;PLoS Negl Trop Dis&quot;,&quot;DOI&quot;:&quot;10.1371/journal.pntd.0009106&quot;,&quot;ISSN&quot;:&quot;1935-2735&quot;,&quot;issued&quot;:{&quot;date-parts&quot;:[[2021,2,2]]},&quot;page&quot;:&quot;e0009106&quot;,&quot;issue&quot;:&quot;2&quot;,&quot;volume&quot;:&quot;15&quot;},&quot;isTemporary&quot;:false}]},{&quot;citationID&quot;:&quot;MENDELEY_CITATION_10dcfb84-3c83-47d5-aa77-78e853a74281&quot;,&quot;properties&quot;:{&quot;noteIndex&quot;:0},&quot;isEdited&quot;:false,&quot;manualOverride&quot;:{&quot;isManuallyOverridden&quot;:false,&quot;citeprocText&quot;:&quot;(9)&quot;,&quot;manualOverrideText&quot;:&quot;&quot;},&quot;citationTag&quot;:&quot;MENDELEY_CITATION_v3_eyJjaXRhdGlvbklEIjoiTUVOREVMRVlfQ0lUQVRJT05fMTBkY2ZiODQtM2M4My00N2Q1LWFhNzctNzhlODUzYTc0MjgxIiwicHJvcGVydGllcyI6eyJub3RlSW5kZXgiOjB9LCJpc0VkaXRlZCI6ZmFsc2UsIm1hbnVhbE92ZXJyaWRlIjp7ImlzTWFudWFsbHlPdmVycmlkZGVuIjpmYWxzZSwiY2l0ZXByb2NUZXh0IjoiKDkpIiwibWFudWFsT3ZlcnJpZGVUZXh0IjoiIn0sImNpdGF0aW9uSXRlbXMiOlt7ImlkIjoiM2ZkOGQyOGYtYmNjZC0zOTU2LWEwM2YtZmQzZjcxZTcwMGZhIiwiaXRlbURhdGEiOnsidHlwZSI6ImFydGljbGUtam91cm5hbCIsImlkIjoiM2ZkOGQyOGYtYmNjZC0zOTU2LWEwM2YtZmQzZjcxZTcwMGZh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&quot;,&quot;citationItems&quot;:[{&quot;id&quot;:&quot;3fd8d28f-bccd-3956-a03f-fd3f71e700fa&quot;,&quot;itemData&quot;:{&quot;type&quot;:&quot;article-journal&quot;,&quot;id&quot;:&quot;3fd8d28f-bccd-3956-a03f-fd3f71e700fa&quot;,&quot;title&quot;:&quot;Megacities as drivers of national outbreaks: The 2017 chikungunya outbreak in Dhaka, Bangladesh&quot;,&quot;author&quot;:[{&quot;family&quot;:&quot;Mahmud&quot;,&quot;given&quot;:&quot;Ayesha S.&quot;,&quot;parse-names&quot;:false,&quot;dropping-particle&quot;:&quot;&quot;,&quot;non-dropping-particle&quot;:&quot;&quot;},{&quot;family&quot;:&quot;Kabir&quot;,&quot;given&quot;:&quot;Md. Iqbal&quot;,&quot;parse-names&quot;:false,&quot;dropping-particle&quot;:&quot;&quot;,&quot;non-dropping-particle&quot;:&quot;&quot;},{&quot;family&quot;:&quot;Engø-Monsen&quot;,&quot;given&quot;:&quot;Kenth&quot;,&quot;parse-names&quot;:false,&quot;dropping-particle&quot;:&quot;&quot;,&quot;non-dropping-particle&quot;:&quot;&quot;},{&quot;family&quot;:&quot;Tahmina&quot;,&quot;given&quot;:&quot;Sania&quot;,&quot;parse-names&quot;:false,&quot;dropping-particle&quot;:&quot;&quot;,&quot;non-dropping-particle&quot;:&quot;&quot;},{&quot;family&quot;:&quot;Riaz&quot;,&quot;given&quot;:&quot;Baizid Khoorshid&quot;,&quot;parse-names&quot;:false,&quot;dropping-particle&quot;:&quot;&quot;,&quot;non-dropping-particle&quot;:&quot;&quot;},{&quot;family&quot;:&quot;Hossain&quot;,&quot;given&quot;:&quot;Md. Akram&quot;,&quot;parse-names&quot;:false,&quot;dropping-particle&quot;:&quot;&quot;,&quot;non-dropping-particle&quot;:&quot;&quot;},{&quot;family&quot;:&quot;Khanom&quot;,&quot;given&quot;:&quot;Fahmida&quot;,&quot;parse-names&quot;:false,&quot;dropping-particle&quot;:&quot;&quot;,&quot;non-dropping-particle&quot;:&quot;&quot;},{&quot;family&quot;:&quot;Rahman&quot;,&quot;given&quot;:&quot;Md. Mujibor&quot;,&quot;parse-names&quot;:false,&quot;dropping-particle&quot;:&quot;&quot;,&quot;non-dropping-particle&quot;:&quot;&quot;},{&quot;family&quot;:&quot;Rahman&quot;,&quot;given&quot;:&quot;Md. Khalilur&quot;,&quot;parse-names&quot;:false,&quot;dropping-particle&quot;:&quot;&quot;,&quot;non-dropping-particle&quot;:&quot;&quot;},{&quot;family&quot;:&quot;Sharmin&quot;,&quot;given&quot;:&quot;Mehruba&quot;,&quot;parse-names&quot;:false,&quot;dropping-particle&quot;:&quot;&quot;,&quot;non-dropping-particle&quot;:&quot;&quot;},{&quot;family&quot;:&quot;Hossain&quot;,&quot;given&quot;:&quot;Dewan Mashrur&quot;,&quot;parse-names&quot;:false,&quot;dropping-particle&quot;:&quot;&quot;,&quot;non-dropping-particle&quot;:&quot;&quot;},{&quot;family&quot;:&quot;Yasmin&quot;,&quot;given&quot;:&quot;Shakila&quot;,&quot;parse-names&quot;:false,&quot;dropping-particle&quot;:&quot;&quot;,&quot;non-dropping-particle&quot;:&quot;&quot;},{&quot;family&quot;:&quot;Ahmed&quot;,&quot;given&quot;:&quot;Md. Mokhtar&quot;,&quot;parse-names&quot;:false,&quot;dropping-particle&quot;:&quot;&quot;,&quot;non-dropping-particle&quot;:&quot;&quot;},{&quot;family&quot;:&quot;Lusha&quot;,&quot;given&quot;:&quot;Mirza Afreen Fatima&quot;,&quot;parse-names&quot;:false,&quot;dropping-particle&quot;:&quot;&quot;,&quot;non-dropping-particle&quot;:&quot;&quot;},{&quot;family&quot;:&quot;Buckee&quot;,&quot;given&quot;:&quot;Caroline O.&quot;,&quot;parse-names&quot;:false,&quot;dropping-particle&quot;:&quot;&quot;,&quot;non-dropping-particle&quot;:&quot;&quot;}],&quot;container-title&quot;:&quot;PLOS Neglected Tropical Diseases&quot;,&quot;container-title-short&quot;:&quot;PLoS Negl Trop Dis&quot;,&quot;DOI&quot;:&quot;10.1371/journal.pntd.0009106&quot;,&quot;ISSN&quot;:&quot;1935-2735&quot;,&quot;issued&quot;:{&quot;date-parts&quot;:[[2021,2,2]]},&quot;page&quot;:&quot;e0009106&quot;,&quot;issue&quot;:&quot;2&quot;,&quot;volume&quot;:&quot;15&quot;},&quot;isTemporary&quot;:false}]},{&quot;citationID&quot;:&quot;MENDELEY_CITATION_d27b8e12-a8ae-4207-9036-27b683125a68&quot;,&quot;properties&quot;:{&quot;noteIndex&quot;:0},&quot;isEdited&quot;:false,&quot;manualOverride&quot;:{&quot;isManuallyOverridden&quot;:false,&quot;citeprocText&quot;:&quot;(10)&quot;,&quot;manualOverrideText&quot;:&quot;&quot;},&quot;citationTag&quot;:&quot;MENDELEY_CITATION_v3_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&quot;,&quot;citationItems&quot;:[{&quot;id&quot;:&quot;0420f4db-f0bb-3d81-85f5-7436747c0a38&quot;,&quot;itemData&quot;:{&quot;type&quot;:&quot;article-journal&quot;,&quot;id&quot;:&quot;0420f4db-f0bb-3d81-85f5-7436747c0a38&quot;,&quot;title&quot;:&quot;Results of a Nationally Representative Seroprevalence Survey of Chikungunya Virus in Bangladesh&quot;,&quot;author&quot;:[{&quot;family&quot;:&quot;Allen&quot;,&quot;given&quot;:&quot;Sam W&quot;,&quot;parse-names&quot;:false,&quot;dropping-particle&quot;:&quot;&quot;,&quot;non-dropping-particle&quot;:&quot;&quot;},{&quot;family&quot;:&quot;Ribeiro Dos Santos&quot;,&quot;given&quot;:&quot;Gabriel&quot;,&quot;parse-names&quot;:false,&quot;dropping-particle&quot;:&quot;&quot;,&quot;non-dropping-particle&quot;:&quot;&quot;},{&quot;family&quot;:&quot;Paul&quot;,&quot;given&quot;:&quot;Kishor K&quot;,&quot;parse-names&quot;:false,&quot;dropping-particle&quot;:&quot;&quot;,&quot;non-dropping-particle&quot;:&quot;&quot;},{&quot;family&quot;:&quot;Paul&quot;,&quot;given&quot;:&quot;Repon&quot;,&quot;parse-names&quot;:false,&quot;dropping-particle&quot;:&quot;&quot;,&quot;non-dropping-particle&quot;:&quot;&quot;},{&quot;family&quot;:&quot;Rahman&quot;,&quot;given&quot;:&quot;Mohammad 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udur&quot;,&quot;parse-names&quot;:false,&quot;dropping-particle&quot;:&quot;&quot;,&quot;non-dropping-particle&quot;:&quot;&quot;},{&quot;family&quot;:&quot;Al-Amin&quot;,&quot;given&quot;:&quot;Hasan Mohammad&quot;,&quot;parse-names&quot;:false,&quot;dropping-particle&quot;:&quot;&quot;,&quot;non-dropping-particle&quot;:&quot;&quot;},{&quot;family&quot;:&quot;Vanhomwegen&quot;,&quot;given&quot;:&quot;Jessica&quot;,&quot;parse-names&quot;:false,&quot;dropping-particle&quot;:&quot;&quot;,&quot;non-dropping-particle&quot;:&quot;&quot;},{&quot;family&quot;:&quot;Weaver&quot;,&quot;given&quot;:&quot;Scott C&quot;,&quot;parse-names&quot;:false,&quot;dropping-particle&quot;:&quot;&quot;,&quot;non-dropping-particle&quot;:&quot;&quot;},{&quot;family&quot;:&quot;Smull&quot;,&quot;given&quot;:&quot;Taylor&quot;,&quot;parse-names&quot;:false,&quot;dropping-particle&quot;:&quot;&quot;,&quot;non-dropping-particle&quot;:&quot;&quot;},{&quot;family&quot;:&quot;Lee&quot;,&quot;given&quot;:&quot;Kyu Han&quot;,&quot;parse-names&quot;:false,&quot;dropping-particle&quot;:&quot;&quot;,&quot;non-dropping-particle&quot;:&quot;&quot;},{&quot;family&quot;:&quot;Gurley&quot;,&quot;given&quot;:&quot;Emily S&quot;,&quot;parse-names&quot;:false,&quot;dropping-particle&quot;:&quot;&quot;,&quot;non-dropping-particle&quot;:&quot;&quot;},{&quot;family&quot;:&quot;Salje&quot;,&quot;given&quot;:&quot;Henrik&quot;,&quot;parse-names&quot;:false,&quot;dropping-particle&quot;:&quot;&quot;,&quot;non-dropping-particle&quot;:&quot;&quot;}],&quot;container-title&quot;:&quot;The Journal of Infectious Diseases&quot;,&quot;container-title-short&quot;:&quot;J Infect Dis&quot;,&quot;DOI&quot;:&quot;10.1093/infdis/jiae335&quot;,&quot;ISSN&quot;:&quot;0022-1899&quot;,&quot;issued&quot;:{&quot;date-parts&quot;:[[2024,11,15]]},&quot;page&quot;:&quot;e1031-e1038&quot;,&quot;abstract&quot;:&quot;&lt;p&gt;There is an increasing global burden from chikungunya virus (CHIKV). Bangladesh reported a major epidemic in 2017, but it was unclear whether there had been prior widespread transmission. We conducted a nationally representative seroprevalence survey in 70 randomly selected communities immediately before the epidemic. We found that 69 of 2938 sampled individuals (2.4%) were seropositive to CHIKV. Seropositivity to dengue virus (adjusted odds ratio, 3.13 [95% confidence interval, 1.86–5.27]), male sex (0.59 [.36–.99]), and community presence of Aedes aegypti mosquitoes (1.80 [1.05–3.0]7) were significantly associated with CHIKV seropositivity. Using a spatial prediction model, we estimated that across the country, 4.99 (95% confidence interval, 4.89–5.08) million people had been previously infected. These findings highlight high population susceptibility before the major outbreak and that previous outbreaks must have been spatially isolated.&lt;/p&gt;&quot;,&quot;issue&quot;:&quot;5&quot;,&quot;volume&quot;:&quot;230&quot;},&quot;isTemporary&quot;:false}]},{&quot;citationID&quot;:&quot;MENDELEY_CITATION_ff6365a1-5725-4972-9078-9a7f63877213&quot;,&quot;properties&quot;:{&quot;noteIndex&quot;:0},&quot;isEdited&quot;:false,&quot;manualOverride&quot;:{&quot;isManuallyOverridden&quot;:false,&quot;citeprocText&quot;:&quot;(11,12)&quot;,&quot;manualOverrideText&quot;:&quot;&quot;},&quot;citationTag&quot;:&quot;MENDELEY_CITATION_v3_eyJjaXRhdGlvbklEIjoiTUVOREVMRVlfQ0lUQVRJT05fZmY2MzY1YTEtNTcyNS00OTcyLTkwNzgtOWE3ZjYzODc3MjEzIiwicHJvcGVydGllcyI6eyJub3RlSW5kZXgiOjB9LCJpc0VkaXRlZCI6ZmFsc2UsIm1hbnVhbE92ZXJyaWRlIjp7ImlzTWFudWFsbHlPdmVycmlkZGVuIjpmYWxzZSwiY2l0ZXByb2NUZXh0IjoiKDExLDEyKS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&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id&quot;:&quot;397b76d5-eaba-3ab8-9131-f5dbe4652883&quot;,&quot;itemData&quot;:{&quot;type&quot;:&quot;article-journal&quot;,&quot;id&quot;:&quot;397b76d5-eaba-3ab8-9131-f5dbe4652883&quot;,&quot;title&quot;:&quot;The 2023 fatal dengue outbreak in Bangladesh highlights a paradigm shift of geographical distribution of cases&quot;,&quot;author&quot;:[{&quot;family&quot;:&quot;Ha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Uddin&quot;,&quot;given&quot;:&quot;Meraj&quot;,&quot;parse-names&quot;:false,&quot;dropping-particle&quot;:&quot;&quot;,&quot;non-dropping-particle&quot;:&quot;&quot;},{&quot;family&quot;:&quot;Ashrafi&quot;,&quot;given&quot;:&quot;Shah Ali Akbar&quot;,&quot;parse-names&quot;:false,&quot;dropping-particle&quot;:&quot;&quot;,&quot;non-dropping-particle&quot;:&quot;&quot;},{&quot;family&quot;:&quot;Rahman&quot;,&quot;given&quot;:&quot;Kazi Mizanur&quot;,&quot;parse-names&quot;:false,&quot;dropping-particle&quot;:&quot;&quot;,&quot;non-dropping-particle&quot;:&quot;&quot;},{&quot;family&quot;:&quot;Paul&quot;,&quot;given&quot;:&quot;Kishor Kumar&quot;,&quot;parse-names&quot;:false,&quot;dropping-particle&quot;:&quot;&quot;,&quot;non-dropping-particle&quot;:&quot;&quot;},{&quot;family&quot;:&quot;Sarker&quot;,&quot;given&quot;:&quot;Mohammad Ferdous Rahman&quot;,&quot;parse-names&quot;:false,&quot;dropping-particle&quot;:&quot;&quot;,&quot;non-dropping-particle&quot;:&quot;&quot;},{&quot;family&quot;:&quot;Haque&quot;,&quot;given&quot;:&quot;Farhana&quot;,&quot;parse-names&quot;:false,&quot;dropping-particle&quot;:&quot;&quot;,&quot;non-dropping-particle&quot;:&quot;&quot;},{&quot;family&quot;:&quot;Sharma&quot;,&quot;given&quot;:&quot;Avinash&quot;,&quot;parse-names&quot;:false,&quot;dropping-particle&quot;:&quot;&quot;,&quot;non-dropping-particle&quot;:&quot;&quot;},{&quot;family&quot;:&quot;Papakonstantinou&quot;,&quot;given&quot;:&quot;Danai&quot;,&quot;parse-names&quot;:false,&quot;dropping-particle&quot;:&quot;&quot;,&quot;non-dropping-particle&quot;:&quot;&quot;},{&quot;family&quot;:&quot;Paudyal&quot;,&quot;given&quot;:&quot;Priyamvada&quot;,&quot;parse-names&quot;:false,&quot;dropping-particle&quot;:&quot;&quot;,&quot;non-dropping-particle&quot;:&quot;&quot;},{&quot;family&quot;:&quot;Asaduzzaman&quot;,&quot;given&quot;:&quot;Md&quot;,&quot;parse-names&quot;:false,&quot;dropping-particle&quot;:&quot;&quot;,&quot;non-dropping-particle&quot;:&quot;&quot;},{&quot;family&quot;:&quot;Zumla&quot;,&quot;given&quot;:&quot;Alimuddin&quot;,&quot;parse-names&quot;:false,&quot;dropping-particle&quot;:&quot;&quot;,&quot;non-dropping-particle&quot;:&quot;&quot;},{&quot;family&quot;:&quot;Haider&quot;,&quot;given&quot;:&quot;Najmul&quot;,&quot;parse-names&quot;:false,&quot;dropping-particle&quot;:&quot;&quot;,&quot;non-dropping-particle&quot;:&quot;&quot;}],&quot;container-title&quot;:&quot;Epidemiology and Infection&quot;,&quot;container-title-short&quot;:&quot;Epidemiol Infect&quot;,&quot;DOI&quot;:&quot;10.1017/S0950268824001791&quot;,&quot;ISSN&quot;:&quot;0950-2688&quot;,&quot;issued&quot;:{&quot;date-parts&quot;:[[2025,1,7]]},&quot;page&quot;:&quot;e3&quot;,&quot;abstract&quot;:&quot;&lt;p&gt; In 2023, Bangladesh experienced its largest and deadliest outbreak of the Dengue virus (DENV), reporting the highest-ever recorded annual cases and deaths. Historically, most of the cases were recorded in the capital city, Dhaka. We aimed to characterize the geographical transmission of DENV in Bangladesh. From 1 January–31 December 2023, we extracted and analyzed daily data on dengue cases and deaths from the Management Information System of the Ministry of Health and Family Welfare. We performed a generalized linear mixed model to identify the associations between division-wise daily dengue counts and various geographical and meteorological covariates. The number of dengue cases reported in 2023 was 1.3 times higher than the total number recorded in the past 23 years (321,179 vs. 244,246), with twice as many deaths than the total fatalities recorded over the past 23 years (1705 vs. 849). Of the 1,705 deaths in 2023, 67.4% ( &lt;italic&gt;n&lt;/italic&gt;  = 1,015) died within one day after hospital admission. The divisions southern to Dhaka had a higher dengue incidence/1000 population (2.30 vs. 0.50, &lt;italic&gt;p&lt;/italic&gt;  &amp;lt;0.01) than the northern divisions. Festival-related travel along with meteorological factors and urbanization are likely to have contributed to the shift of dengue from Dhaka to different districts in Bangladesh. &lt;/p&gt;&quot;,&quot;volume&quot;:&quot;153&quot;},&quot;isTemporary&quot;:false}]},{&quot;citationID&quot;:&quot;MENDELEY_CITATION_e4c31d85-96d9-46d4-88d6-16622d800cc1&quot;,&quot;properties&quot;:{&quot;noteIndex&quot;:0},&quot;isEdited&quot;:false,&quot;manualOverride&quot;:{&quot;isManuallyOverridden&quot;:false,&quot;citeprocText&quot;:&quot;(1)&quot;,&quot;manualOverrideText&quot;:&quot;&quot;},&quot;citationTag&quot;:&quot;MENDELEY_CITATION_v3_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&quot;,&quot;citationItems&quot;:[{&quot;id&quot;:&quot;b2a4f683-b040-37df-bc2e-2013dc08b5a0&quot;,&quot;itemData&quot;:{&quot;type&quot;:&quot;article&quot;,&quot;id&quot;:&quot;b2a4f683-b040-37df-bc2e-2013dc08b5a0&quot;,&quot;title&quot;:&quot;Chikungunya: Epidemiology, Pathogenesis, Clinical Features, Management, and Prevention&quot;,&quot;author&quot;:[{&quot;family&quot;:&quot;Vairo&quot;,&quot;given&quot;:&quot;Francesco&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Ntoumi&quot;,&quot;given&quot;:&quot;Francine&quot;,&quot;parse-names&quot;:false,&quot;dropping-particle&quot;:&quot;&quot;,&quot;non-dropping-particle&quot;:&quot;&quot;},{&quot;family&quot;:&quot;Ippolito&quot;,&quot;given&quot;:&quot;Giuseppe&quot;,&quot;parse-names&quot;:false,&quot;dropping-particle&quot;:&quot;&quot;,&quot;non-dropping-particle&quot;:&quot;&quot;},{&quot;family&quot;:&quot;Zumla&quot;,&quot;given&quot;:&quot;Alimuddin&quot;,&quot;parse-names&quot;:false,&quot;dropping-particle&quot;:&quot;&quot;,&quot;non-dropping-particle&quot;:&quot;&quot;}],&quot;container-title&quot;:&quot;Infectious Disease Clinics of North America&quot;,&quot;container-title-short&quot;:&quot;Infect Dis Clin North Am&quot;,&quot;DOI&quot;:&quot;10.1016/j.idc.2019.08.006&quot;,&quot;ISSN&quot;:&quot;15579824&quot;,&quot;issued&quot;:{&quot;date-parts&quot;:[[2019,12,1]]},&quot;page&quot;:&quot;1003-1025&quot;,&quot;abstract&quot;:&quot;Chikungunya, a zoonotic disease caused by the Chikungunya virus (CHIKV), is transmitted by infected Aedes spp mosquitoes. CHIKV has now spread to more than 100 countries and is listed on the WHO Blueprint priority pathogens. After an incubation period of 1 to 12 days, symptoms similar to other febrile infections appear, with a sudden onset of high fever, nausea, polyarthralgia, myalgia, widespread skin rash, and conjunctivitis. Serious complications include myocarditis, uveitis, retinitis, hepatitis, acute renal disease, severe bullous lesions, meningoencephalitis, Guillain-Barré syndrome, myelitis, and cranial nerve palsies. Treatment is supportive; there is no specific antiviral treatment and no effective vaccine.&quot;,&quot;publisher&quot;:&quot;W.B. Saunders&quot;,&quot;issue&quot;:&quot;4&quot;,&quot;volume&quot;:&quot;33&quot;},&quot;isTemporary&quot;:false}]},{&quot;citationID&quot;:&quot;MENDELEY_CITATION_b03cd063-6425-416e-b9c5-d03346d99207&quot;,&quot;properties&quot;:{&quot;noteIndex&quot;:0},&quot;isEdited&quot;:false,&quot;manualOverride&quot;:{&quot;isManuallyOverridden&quot;:false,&quot;citeprocText&quot;:&quot;(13)&quot;,&quot;manualOverrideText&quot;:&quot;&quot;},&quot;citationTag&quot;:&quot;MENDELEY_CITATION_v3_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&quot;,&quot;citationItems&quot;:[{&quot;id&quot;:&quot;b535d315-24b9-35b9-b8b4-7459663fea4c&quot;,&quot;itemData&quot;:{&quot;type&quot;:&quot;article-journal&quot;,&quot;id&quot;:&quot;b535d315-24b9-35b9-b8b4-7459663fea4c&quot;,&quot;title&quot;:&quot;Basic Reproduction Number of Chikungunya Virus Transmitted by Aedes Mosquitoes&quot;,&quot;author&quot;:[{&quot;family&quot;:&quot;Haider&quot;,&quot;given&quot;:&quot;Najmul&quot;,&quot;parse-names&quot;:false,&quot;dropping-particle&quot;:&quot;&quot;,&quot;non-dropping-particle&quot;:&quot;&quot;},{&quot;family&quot;:&quot;Vairo&quot;,&quot;given&quot;:&quot;Francesco&quot;,&quot;parse-names&quot;:false,&quot;dropping-particle&quot;:&quot;&quot;,&quot;non-dropping-particle&quot;:&quot;&quot;},{&quot;family&quot;:&quot;Ippolito&quot;,&quot;given&quot;:&quot;Giuseppe&quot;,&quot;parse-names&quot;:false,&quot;dropping-particle&quot;:&quot;&quot;,&quot;non-dropping-particle&quot;:&quot;&quot;},{&quot;family&quot;:&quot;Zumla&quot;,&quot;given&quot;:&quot;Alimuddin&quot;,&quot;parse-names&quot;:false,&quot;dropping-particle&quot;:&quot;&quot;,&quot;non-dropping-particle&quot;:&quot;&quot;},{&quot;family&quot;:&quot;Kock&quot;,&quot;given&quot;:&quot;Richard A&quot;,&quot;parse-names&quot;:false,&quot;dropping-particle&quot;:&quot;&quot;,&quot;non-dropping-particle&quot;:&quot;&quot;}],&quot;container-title&quot;:&quot;Emerging infectious diseases&quot;,&quot;container-title-short&quot;:&quot;Emerg Infect Dis&quot;,&quot;DOI&quot;:&quot;10.3201/eid2610.190957&quot;,&quot;ISSN&quot;:&quot;10806059&quot;,&quot;PMID&quot;:&quot;32946722&quot;,&quot;URL&quot;:&quot;https://www.biorxiv.org/content/10.1101/122556v1.&quot;,&quot;issued&quot;:{&quot;date-parts&quot;:[[2020,10,1]]},&quot;page&quot;:&quot;2429-2431&quot;,&quot;abstract&quot;:&quot;We estimated the weighted mean basic reproduction number (R0) of chikungunya virus based on outbreak size. R0 was 3.4 (95% CI 2.4–4.2) and varied for 2 primary chikungunya mosquito vectors: 4.1 (95% CI 1.5–6.6) for Aedes aegypti and 2.8 (95% CI 1.8–3.8) for Ae. albopictus.&quot;,&quot;publisher&quot;:&quot;NLM (Medline)&quot;,&quot;issue&quot;:&quot;10&quot;,&quot;volume&quot;:&quot;26&quot;},&quot;isTemporary&quot;:false}]},{&quot;citationID&quot;:&quot;MENDELEY_CITATION_2c4dc1d6-c343-40bc-a786-e07c3c735b98&quot;,&quot;properties&quot;:{&quot;noteIndex&quot;:0},&quot;isEdited&quot;:false,&quot;manualOverride&quot;:{&quot;isManuallyOverridden&quot;:false,&quot;citeprocText&quot;:&quot;(9)&quot;,&quot;manualOverrideText&quot;:&quot;&quot;},&quot;citationTag&quot;:&quot;MENDELEY_CITATION_v3_eyJjaXRhdGlvbklEIjoiTUVOREVMRVlfQ0lUQVRJT05fMmM0ZGMxZDYtYzM0My00MGJjLWE3ODYtZTA3YzNjNzM1Yjk4IiwicHJvcGVydGllcyI6eyJub3RlSW5kZXgiOjB9LCJpc0VkaXRlZCI6ZmFsc2UsIm1hbnVhbE92ZXJyaWRlIjp7ImlzTWFudWFsbHlPdmVycmlkZGVuIjpmYWxzZSwiY2l0ZXByb2NUZXh0IjoiKDkpIiwibWFudWFsT3ZlcnJpZGVUZXh0IjoiIn0sImNpdGF0aW9uSXRlbXMiOlt7ImlkIjoiM2ZkOGQyOGYtYmNjZC0zOTU2LWEwM2YtZmQzZjcxZTcwMGZhIiwiaXRlbURhdGEiOnsidHlwZSI6ImFydGljbGUtam91cm5hbCIsImlkIjoiM2ZkOGQyOGYtYmNjZC0zOTU2LWEwM2YtZmQzZjcxZTcwMGZh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&quot;,&quot;citationItems&quot;:[{&quot;id&quot;:&quot;3fd8d28f-bccd-3956-a03f-fd3f71e700fa&quot;,&quot;itemData&quot;:{&quot;type&quot;:&quot;article-journal&quot;,&quot;id&quot;:&quot;3fd8d28f-bccd-3956-a03f-fd3f71e700fa&quot;,&quot;title&quot;:&quot;Megacities as drivers of national outbreaks: The 2017 chikungunya outbreak in Dhaka, Bangladesh&quot;,&quot;author&quot;:[{&quot;family&quot;:&quot;Mahmud&quot;,&quot;given&quot;:&quot;Ayesha S.&quot;,&quot;parse-names&quot;:false,&quot;dropping-particle&quot;:&quot;&quot;,&quot;non-dropping-particle&quot;:&quot;&quot;},{&quot;family&quot;:&quot;Kabir&quot;,&quot;given&quot;:&quot;Md. Iqbal&quot;,&quot;parse-names&quot;:false,&quot;dropping-particle&quot;:&quot;&quot;,&quot;non-dropping-particle&quot;:&quot;&quot;},{&quot;family&quot;:&quot;Engø-Monsen&quot;,&quot;given&quot;:&quot;Kenth&quot;,&quot;parse-names&quot;:false,&quot;dropping-particle&quot;:&quot;&quot;,&quot;non-dropping-particle&quot;:&quot;&quot;},{&quot;family&quot;:&quot;Tahmina&quot;,&quot;given&quot;:&quot;Sania&quot;,&quot;parse-names&quot;:false,&quot;dropping-particle&quot;:&quot;&quot;,&quot;non-dropping-particle&quot;:&quot;&quot;},{&quot;family&quot;:&quot;Riaz&quot;,&quot;given&quot;:&quot;Baizid Khoorshid&quot;,&quot;parse-names&quot;:false,&quot;dropping-particle&quot;:&quot;&quot;,&quot;non-dropping-particle&quot;:&quot;&quot;},{&quot;family&quot;:&quot;Hossain&quot;,&quot;given&quot;:&quot;Md. Akram&quot;,&quot;parse-names&quot;:false,&quot;dropping-particle&quot;:&quot;&quot;,&quot;non-dropping-particle&quot;:&quot;&quot;},{&quot;family&quot;:&quot;Khanom&quot;,&quot;given&quot;:&quot;Fahmida&quot;,&quot;parse-names&quot;:false,&quot;dropping-particle&quot;:&quot;&quot;,&quot;non-dropping-particle&quot;:&quot;&quot;},{&quot;family&quot;:&quot;Rahman&quot;,&quot;given&quot;:&quot;Md. Mujibor&quot;,&quot;parse-names&quot;:false,&quot;dropping-particle&quot;:&quot;&quot;,&quot;non-dropping-particle&quot;:&quot;&quot;},{&quot;family&quot;:&quot;Rahman&quot;,&quot;given&quot;:&quot;Md. Khalilur&quot;,&quot;parse-names&quot;:false,&quot;dropping-particle&quot;:&quot;&quot;,&quot;non-dropping-particle&quot;:&quot;&quot;},{&quot;family&quot;:&quot;Sharmin&quot;,&quot;given&quot;:&quot;Mehruba&quot;,&quot;parse-names&quot;:false,&quot;dropping-particle&quot;:&quot;&quot;,&quot;non-dropping-particle&quot;:&quot;&quot;},{&quot;family&quot;:&quot;Hossain&quot;,&quot;given&quot;:&quot;Dewan Mashrur&quot;,&quot;parse-names&quot;:false,&quot;dropping-particle&quot;:&quot;&quot;,&quot;non-dropping-particle&quot;:&quot;&quot;},{&quot;family&quot;:&quot;Yasmin&quot;,&quot;given&quot;:&quot;Shakila&quot;,&quot;parse-names&quot;:false,&quot;dropping-particle&quot;:&quot;&quot;,&quot;non-dropping-particle&quot;:&quot;&quot;},{&quot;family&quot;:&quot;Ahmed&quot;,&quot;given&quot;:&quot;Md. Mokhtar&quot;,&quot;parse-names&quot;:false,&quot;dropping-particle&quot;:&quot;&quot;,&quot;non-dropping-particle&quot;:&quot;&quot;},{&quot;family&quot;:&quot;Lusha&quot;,&quot;given&quot;:&quot;Mirza Afreen Fatima&quot;,&quot;parse-names&quot;:false,&quot;dropping-particle&quot;:&quot;&quot;,&quot;non-dropping-particle&quot;:&quot;&quot;},{&quot;family&quot;:&quot;Buckee&quot;,&quot;given&quot;:&quot;Caroline O.&quot;,&quot;parse-names&quot;:false,&quot;dropping-particle&quot;:&quot;&quot;,&quot;non-dropping-particle&quot;:&quot;&quot;}],&quot;container-title&quot;:&quot;PLOS Neglected Tropical Diseases&quot;,&quot;container-title-short&quot;:&quot;PLoS Negl Trop Dis&quot;,&quot;DOI&quot;:&quot;10.1371/journal.pntd.0009106&quot;,&quot;ISSN&quot;:&quot;1935-2735&quot;,&quot;issued&quot;:{&quot;date-parts&quot;:[[2021,2,2]]},&quot;page&quot;:&quot;e0009106&quot;,&quot;issue&quot;:&quot;2&quot;,&quot;volume&quot;:&quot;15&quot;},&quot;isTemporary&quot;:false}]},{&quot;citationID&quot;:&quot;MENDELEY_CITATION_e1bba3ef-3525-49ed-ad0b-db3bae435aec&quot;,&quot;properties&quot;:{&quot;noteIndex&quot;:0},&quot;isEdited&quot;:false,&quot;manualOverride&quot;:{&quot;isManuallyOverridden&quot;:false,&quot;citeprocText&quot;:&quot;(11)&quot;,&quot;manualOverrideText&quot;:&quot;&quot;},&quot;citationTag&quot;:&quot;MENDELEY_CITATION_v3_eyJjaXRhdGlvbklEIjoiTUVOREVMRVlfQ0lUQVRJT05fZTFiYmEzZWYtMzUyNS00OWVkLWFkMGItZGIzYmFlNDM1YWVjIiwicHJvcGVydGllcyI6eyJub3RlSW5kZXgiOjB9LCJpc0VkaXRlZCI6ZmFsc2UsIm1hbnVhbE92ZXJyaWRlIjp7ImlzTWFudWFsbHlPdmVycmlkZGVuIjpmYWxzZSwiY2l0ZXByb2NUZXh0IjoiKDExKS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
    <we:property name="MENDELEY_CITATIONS_STYLE" value="{&quot;id&quot;:&quot;https://www.zotero.org/styles/vancouver&quot;,&quot;title&quot;:&quot;Vancouver&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2699BD-477A-487F-816B-5205B12A1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2211</TotalTime>
  <Pages>10</Pages>
  <Words>2577</Words>
  <Characters>14693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Keele University</Company>
  <LinksUpToDate>false</LinksUpToDate>
  <CharactersWithSpaces>17236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Najmul Haider</dc:creator>
  <cp:keywords/>
  <dc:description/>
  <cp:lastModifiedBy>Mohammad Nayeem Hasan</cp:lastModifiedBy>
  <cp:revision>350</cp:revision>
  <dcterms:created xsi:type="dcterms:W3CDTF">2024-12-27T12:22:00Z</dcterms:created>
  <dcterms:modified xsi:type="dcterms:W3CDTF">2025-01-20T06:15:00Z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41c88c33b636560d749feacc8429cfd4ca0b8cfbe5faa83c21abe2f0d5d2e397</vt:lpwstr>
  </property>
</Properties>
</file>